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AB45" w14:textId="77777777" w:rsidR="00597429" w:rsidRPr="00BA6037" w:rsidRDefault="00597429" w:rsidP="00597429">
      <w:pPr>
        <w:pStyle w:val="Title"/>
        <w:spacing w:line="360" w:lineRule="auto"/>
        <w:jc w:val="center"/>
        <w:rPr>
          <w:b/>
          <w:bCs/>
          <w:sz w:val="40"/>
          <w:szCs w:val="40"/>
        </w:rPr>
      </w:pPr>
      <w:r w:rsidRPr="00BA6037">
        <w:rPr>
          <w:b/>
          <w:bCs/>
          <w:sz w:val="40"/>
          <w:szCs w:val="40"/>
        </w:rPr>
        <w:t>A Data Analytics Approach to Assessing Water Point Functionality and Accessibility in Maji Mengi Communities Maji Mengi</w:t>
      </w:r>
    </w:p>
    <w:p w14:paraId="50CE450A" w14:textId="77777777" w:rsidR="00597429" w:rsidRPr="00BA6037" w:rsidRDefault="00597429" w:rsidP="00597429">
      <w:pPr>
        <w:pStyle w:val="Title"/>
        <w:spacing w:line="360" w:lineRule="auto"/>
        <w:jc w:val="center"/>
        <w:rPr>
          <w:color w:val="000000" w:themeColor="text1"/>
          <w:lang w:val="en-US"/>
        </w:rPr>
      </w:pPr>
    </w:p>
    <w:p w14:paraId="143B7BB5" w14:textId="77777777" w:rsidR="00597429" w:rsidRPr="00BA6037" w:rsidRDefault="00597429" w:rsidP="00597429">
      <w:pPr>
        <w:spacing w:line="360" w:lineRule="auto"/>
        <w:jc w:val="center"/>
      </w:pPr>
    </w:p>
    <w:p w14:paraId="490597E2" w14:textId="77777777" w:rsidR="00597429" w:rsidRPr="00BA6037" w:rsidRDefault="00597429" w:rsidP="00597429">
      <w:pPr>
        <w:spacing w:line="360" w:lineRule="auto"/>
        <w:jc w:val="center"/>
        <w:rPr>
          <w:b/>
          <w:bCs/>
          <w:color w:val="000000" w:themeColor="text1"/>
          <w:sz w:val="28"/>
          <w:szCs w:val="28"/>
          <w:lang w:val="en-US"/>
        </w:rPr>
      </w:pPr>
      <w:r w:rsidRPr="00BA6037">
        <w:rPr>
          <w:b/>
          <w:bCs/>
          <w:color w:val="000000" w:themeColor="text1"/>
          <w:sz w:val="28"/>
          <w:szCs w:val="28"/>
          <w:lang w:val="en-US"/>
        </w:rPr>
        <w:t>OLUOCH RECKY RACHEL</w:t>
      </w:r>
    </w:p>
    <w:p w14:paraId="76A09DBA" w14:textId="77777777" w:rsidR="00597429" w:rsidRDefault="00597429" w:rsidP="00597429">
      <w:pPr>
        <w:spacing w:line="360" w:lineRule="auto"/>
        <w:jc w:val="center"/>
        <w:rPr>
          <w:b/>
          <w:bCs/>
          <w:color w:val="000000" w:themeColor="text1"/>
          <w:sz w:val="28"/>
          <w:szCs w:val="28"/>
          <w:lang w:val="en-US"/>
        </w:rPr>
      </w:pPr>
      <w:r w:rsidRPr="00BA6037">
        <w:rPr>
          <w:b/>
          <w:bCs/>
          <w:color w:val="000000" w:themeColor="text1"/>
          <w:sz w:val="28"/>
          <w:szCs w:val="28"/>
          <w:lang w:val="en-US"/>
        </w:rPr>
        <w:t>BSIT/567J/2021</w:t>
      </w:r>
    </w:p>
    <w:p w14:paraId="7B727910" w14:textId="77777777" w:rsidR="00457575" w:rsidRPr="00BA6037" w:rsidRDefault="00457575" w:rsidP="00597429">
      <w:pPr>
        <w:spacing w:line="360" w:lineRule="auto"/>
        <w:jc w:val="center"/>
        <w:rPr>
          <w:b/>
          <w:bCs/>
          <w:color w:val="000000" w:themeColor="text1"/>
          <w:sz w:val="28"/>
          <w:szCs w:val="28"/>
          <w:lang w:val="en-US"/>
        </w:rPr>
      </w:pPr>
    </w:p>
    <w:p w14:paraId="0ACFE69A" w14:textId="77777777" w:rsidR="00597429" w:rsidRPr="00BA6037" w:rsidRDefault="00597429" w:rsidP="00597429">
      <w:pPr>
        <w:spacing w:line="360" w:lineRule="auto"/>
        <w:jc w:val="center"/>
        <w:rPr>
          <w:color w:val="000000" w:themeColor="text1"/>
          <w:sz w:val="22"/>
          <w:szCs w:val="22"/>
          <w:lang w:val="en-US"/>
        </w:rPr>
      </w:pPr>
      <w:r w:rsidRPr="00BA6037">
        <w:rPr>
          <w:color w:val="000000" w:themeColor="text1"/>
          <w:sz w:val="22"/>
          <w:szCs w:val="22"/>
        </w:rPr>
        <w:t>SUPERVISOR:</w:t>
      </w:r>
    </w:p>
    <w:p w14:paraId="64CE6980" w14:textId="77777777" w:rsidR="00597429" w:rsidRPr="00BA6037" w:rsidRDefault="00597429" w:rsidP="00597429">
      <w:pPr>
        <w:spacing w:line="360" w:lineRule="auto"/>
        <w:jc w:val="center"/>
        <w:rPr>
          <w:b/>
          <w:bCs/>
          <w:color w:val="000000" w:themeColor="text1"/>
          <w:sz w:val="28"/>
          <w:szCs w:val="28"/>
          <w:lang w:val="en-US"/>
        </w:rPr>
      </w:pPr>
      <w:r>
        <w:rPr>
          <w:b/>
          <w:bCs/>
          <w:color w:val="000000" w:themeColor="text1"/>
          <w:sz w:val="28"/>
          <w:szCs w:val="28"/>
          <w:lang w:val="en-US"/>
        </w:rPr>
        <w:t xml:space="preserve">BERNARD </w:t>
      </w:r>
      <w:r w:rsidRPr="00BA6037">
        <w:rPr>
          <w:b/>
          <w:bCs/>
          <w:color w:val="000000" w:themeColor="text1"/>
          <w:sz w:val="28"/>
          <w:szCs w:val="28"/>
        </w:rPr>
        <w:t>GAVUNA</w:t>
      </w:r>
    </w:p>
    <w:p w14:paraId="5DB23F3F" w14:textId="77777777" w:rsidR="00597429" w:rsidRPr="00BA6037" w:rsidRDefault="00597429" w:rsidP="00597429">
      <w:pPr>
        <w:spacing w:line="360" w:lineRule="auto"/>
        <w:jc w:val="center"/>
        <w:rPr>
          <w:color w:val="000000" w:themeColor="text1"/>
          <w:lang w:val="en-US"/>
        </w:rPr>
      </w:pPr>
    </w:p>
    <w:p w14:paraId="1A31355F" w14:textId="77777777" w:rsidR="00597429" w:rsidRPr="00BA6037" w:rsidRDefault="00597429" w:rsidP="00597429">
      <w:pPr>
        <w:spacing w:line="360" w:lineRule="auto"/>
        <w:jc w:val="center"/>
        <w:rPr>
          <w:b/>
          <w:bCs/>
          <w:color w:val="000000" w:themeColor="text1"/>
          <w:sz w:val="28"/>
          <w:szCs w:val="28"/>
          <w:lang w:val="en-US"/>
        </w:rPr>
      </w:pPr>
      <w:r w:rsidRPr="00BA6037">
        <w:rPr>
          <w:b/>
          <w:bCs/>
          <w:color w:val="000000" w:themeColor="text1"/>
          <w:sz w:val="28"/>
          <w:szCs w:val="28"/>
        </w:rPr>
        <w:t xml:space="preserve">A Research Project </w:t>
      </w:r>
      <w:r w:rsidRPr="00BA6037">
        <w:rPr>
          <w:b/>
          <w:bCs/>
          <w:color w:val="000000" w:themeColor="text1"/>
          <w:sz w:val="28"/>
          <w:szCs w:val="28"/>
          <w:lang w:val="en-US"/>
        </w:rPr>
        <w:t xml:space="preserve">Report </w:t>
      </w:r>
      <w:r w:rsidRPr="00BA6037">
        <w:rPr>
          <w:b/>
          <w:bCs/>
          <w:color w:val="000000" w:themeColor="text1"/>
          <w:sz w:val="28"/>
          <w:szCs w:val="28"/>
        </w:rPr>
        <w:t>Submitted to the Institute of ICI in Fulfillment for the Degree of Bachelor of Science in Information Technology of Technical University of Mombasa.</w:t>
      </w:r>
    </w:p>
    <w:p w14:paraId="6CD93D0C" w14:textId="77777777" w:rsidR="00597429" w:rsidRPr="00BA6037" w:rsidRDefault="00597429" w:rsidP="00597429">
      <w:pPr>
        <w:spacing w:line="360" w:lineRule="auto"/>
        <w:jc w:val="center"/>
        <w:rPr>
          <w:color w:val="000000" w:themeColor="text1"/>
          <w:sz w:val="28"/>
          <w:szCs w:val="28"/>
          <w:lang w:val="en-US"/>
        </w:rPr>
      </w:pPr>
    </w:p>
    <w:p w14:paraId="6507F6C2" w14:textId="77777777" w:rsidR="00597429" w:rsidRPr="00BA6037" w:rsidRDefault="00597429" w:rsidP="00597429">
      <w:pPr>
        <w:spacing w:line="360" w:lineRule="auto"/>
        <w:jc w:val="center"/>
        <w:rPr>
          <w:b/>
          <w:bCs/>
          <w:color w:val="000000" w:themeColor="text1"/>
          <w:sz w:val="28"/>
          <w:szCs w:val="28"/>
          <w:lang w:val="en-US"/>
        </w:rPr>
      </w:pPr>
      <w:r>
        <w:rPr>
          <w:b/>
          <w:bCs/>
          <w:color w:val="000000" w:themeColor="text1"/>
          <w:sz w:val="28"/>
          <w:szCs w:val="28"/>
          <w:lang w:val="en-US"/>
        </w:rPr>
        <w:t>May</w:t>
      </w:r>
      <w:r w:rsidRPr="00BA6037">
        <w:rPr>
          <w:b/>
          <w:bCs/>
          <w:color w:val="000000" w:themeColor="text1"/>
          <w:sz w:val="28"/>
          <w:szCs w:val="28"/>
        </w:rPr>
        <w:t xml:space="preserve"> 202</w:t>
      </w:r>
      <w:r w:rsidRPr="00BA6037">
        <w:rPr>
          <w:b/>
          <w:bCs/>
          <w:color w:val="000000" w:themeColor="text1"/>
          <w:sz w:val="28"/>
          <w:szCs w:val="28"/>
          <w:lang w:val="en-US"/>
        </w:rPr>
        <w:t>6</w:t>
      </w:r>
    </w:p>
    <w:p w14:paraId="4990C9A6" w14:textId="77777777" w:rsidR="00E75D61" w:rsidRPr="00BA6037" w:rsidRDefault="00E75D61" w:rsidP="00BA6037">
      <w:pPr>
        <w:pStyle w:val="Title"/>
        <w:spacing w:line="360" w:lineRule="auto"/>
        <w:jc w:val="center"/>
        <w:rPr>
          <w:rFonts w:eastAsiaTheme="minorHAnsi"/>
          <w:color w:val="000000" w:themeColor="text1"/>
          <w:sz w:val="24"/>
          <w:szCs w:val="24"/>
          <w:lang w:val="en-US"/>
        </w:rPr>
      </w:pPr>
      <w:r w:rsidRPr="00BA6037">
        <w:rPr>
          <w:rFonts w:eastAsiaTheme="minorHAnsi"/>
          <w:color w:val="000000" w:themeColor="text1"/>
          <w:sz w:val="24"/>
          <w:szCs w:val="24"/>
          <w:lang w:val="en-US"/>
        </w:rPr>
        <w:br w:type="page"/>
      </w:r>
    </w:p>
    <w:p w14:paraId="5294C044" w14:textId="6B161236" w:rsidR="00E75D61" w:rsidRPr="00BA6037" w:rsidRDefault="00E75D61" w:rsidP="00BA6037">
      <w:pPr>
        <w:pStyle w:val="Heading1"/>
      </w:pPr>
      <w:bookmarkStart w:id="0" w:name="_Toc219232273"/>
      <w:bookmarkStart w:id="1" w:name="_Toc220943532"/>
      <w:bookmarkStart w:id="2" w:name="_Toc229650832"/>
      <w:r w:rsidRPr="00BA6037">
        <w:lastRenderedPageBreak/>
        <w:t>DECLARATION</w:t>
      </w:r>
      <w:bookmarkEnd w:id="0"/>
      <w:bookmarkEnd w:id="1"/>
      <w:bookmarkEnd w:id="2"/>
    </w:p>
    <w:p w14:paraId="2FA0DE2D" w14:textId="77777777" w:rsidR="00E75D61" w:rsidRPr="00BA6037" w:rsidRDefault="00E75D61" w:rsidP="00BA6037">
      <w:pPr>
        <w:spacing w:line="360" w:lineRule="auto"/>
        <w:jc w:val="center"/>
        <w:rPr>
          <w:color w:val="000000" w:themeColor="text1"/>
          <w:lang w:val="en-US"/>
        </w:rPr>
      </w:pPr>
      <w:r w:rsidRPr="00BA6037">
        <w:rPr>
          <w:color w:val="000000" w:themeColor="text1"/>
        </w:rPr>
        <w:t>(a)This project is my original work and has not been presented for a degree in any other University or for any other award</w:t>
      </w:r>
    </w:p>
    <w:p w14:paraId="49782649" w14:textId="77777777" w:rsidR="00E75D61" w:rsidRPr="00BA6037" w:rsidRDefault="00E75D61" w:rsidP="00BA6037">
      <w:pPr>
        <w:spacing w:line="360" w:lineRule="auto"/>
        <w:jc w:val="center"/>
        <w:rPr>
          <w:color w:val="000000" w:themeColor="text1"/>
          <w:lang w:val="en-US"/>
        </w:rPr>
      </w:pPr>
    </w:p>
    <w:p w14:paraId="2161925E" w14:textId="77777777" w:rsidR="00E75D61" w:rsidRPr="00BA6037" w:rsidRDefault="00E75D61" w:rsidP="00BA6037">
      <w:pPr>
        <w:pStyle w:val="Heading2"/>
        <w:jc w:val="center"/>
      </w:pPr>
      <w:bookmarkStart w:id="3" w:name="_Toc219232274"/>
      <w:bookmarkStart w:id="4" w:name="_Toc220943533"/>
      <w:bookmarkStart w:id="5" w:name="_Toc229650833"/>
      <w:r w:rsidRPr="00BA6037">
        <w:t>Statement of Data Attribution:</w:t>
      </w:r>
      <w:bookmarkEnd w:id="3"/>
      <w:bookmarkEnd w:id="4"/>
      <w:bookmarkEnd w:id="5"/>
    </w:p>
    <w:p w14:paraId="3738DD71" w14:textId="77777777" w:rsidR="00E75D61" w:rsidRPr="00BA6037" w:rsidRDefault="00E75D61" w:rsidP="00BA6037">
      <w:pPr>
        <w:spacing w:line="360" w:lineRule="auto"/>
        <w:jc w:val="center"/>
        <w:rPr>
          <w:color w:val="000000" w:themeColor="text1"/>
          <w:lang w:val="en-US"/>
        </w:rPr>
      </w:pPr>
      <w:r w:rsidRPr="00BA6037">
        <w:rPr>
          <w:color w:val="000000" w:themeColor="text1"/>
        </w:rPr>
        <w:t xml:space="preserve">I hereby acknowledge that the core research data and database schema utilized in this study are derived from the </w:t>
      </w:r>
      <w:r w:rsidRPr="00BA6037">
        <w:rPr>
          <w:b/>
          <w:bCs/>
          <w:color w:val="000000" w:themeColor="text1"/>
        </w:rPr>
        <w:t>Maji Ndogo</w:t>
      </w:r>
      <w:r w:rsidRPr="00BA6037">
        <w:rPr>
          <w:color w:val="000000" w:themeColor="text1"/>
        </w:rPr>
        <w:t xml:space="preserve"> dataset, an open-source educational resource widely used in data analytics and SQL training. The analysis, predictive modeling approach, and specific localized interpretations for the Maji Mengi community context represent my own academic contribution and extension of this primary data.</w:t>
      </w:r>
    </w:p>
    <w:p w14:paraId="1B9401DC" w14:textId="77777777" w:rsidR="00E75D61" w:rsidRPr="00BA6037" w:rsidRDefault="00E75D61" w:rsidP="00BA6037">
      <w:pPr>
        <w:spacing w:line="360" w:lineRule="auto"/>
        <w:rPr>
          <w:color w:val="000000" w:themeColor="text1"/>
          <w:lang w:val="en-US"/>
        </w:rPr>
      </w:pPr>
    </w:p>
    <w:p w14:paraId="1818052E" w14:textId="77777777" w:rsidR="00E75D61" w:rsidRPr="00BA6037" w:rsidRDefault="00E75D61" w:rsidP="00BA6037">
      <w:pPr>
        <w:spacing w:line="360" w:lineRule="auto"/>
        <w:jc w:val="center"/>
        <w:rPr>
          <w:color w:val="000000" w:themeColor="text1"/>
          <w:u w:val="single"/>
          <w:lang w:val="en-US"/>
        </w:rPr>
      </w:pPr>
      <w:r w:rsidRPr="00BA6037">
        <w:rPr>
          <w:color w:val="000000" w:themeColor="text1"/>
        </w:rPr>
        <w:t xml:space="preserve">Students Name: </w:t>
      </w:r>
      <w:r w:rsidRPr="00BA6037">
        <w:rPr>
          <w:color w:val="000000" w:themeColor="text1"/>
          <w:u w:val="single"/>
          <w:lang w:val="en-US"/>
        </w:rPr>
        <w:t>________________________________________________________</w:t>
      </w:r>
    </w:p>
    <w:p w14:paraId="6C8B6849" w14:textId="77777777" w:rsidR="00E75D61" w:rsidRPr="00BA6037" w:rsidRDefault="00E75D61" w:rsidP="00BA6037">
      <w:pPr>
        <w:spacing w:line="360" w:lineRule="auto"/>
        <w:jc w:val="center"/>
        <w:rPr>
          <w:color w:val="000000" w:themeColor="text1"/>
          <w:lang w:val="en-US"/>
        </w:rPr>
      </w:pPr>
    </w:p>
    <w:p w14:paraId="3B2CA9A9" w14:textId="77777777" w:rsidR="00E75D61" w:rsidRPr="00BA6037" w:rsidRDefault="00E75D61" w:rsidP="00BA6037">
      <w:pPr>
        <w:spacing w:line="360" w:lineRule="auto"/>
        <w:jc w:val="center"/>
        <w:rPr>
          <w:color w:val="000000" w:themeColor="text1"/>
          <w:u w:val="single"/>
          <w:lang w:val="en-US"/>
        </w:rPr>
      </w:pPr>
      <w:r w:rsidRPr="00BA6037">
        <w:rPr>
          <w:color w:val="000000" w:themeColor="text1"/>
        </w:rPr>
        <w:t>Sign</w:t>
      </w:r>
      <w:r w:rsidRPr="00BA6037">
        <w:rPr>
          <w:color w:val="000000" w:themeColor="text1"/>
          <w:u w:val="single"/>
          <w:lang w:val="en-US"/>
        </w:rPr>
        <w:t>___________________________</w:t>
      </w:r>
      <w:r w:rsidRPr="00BA6037">
        <w:rPr>
          <w:color w:val="000000" w:themeColor="text1"/>
        </w:rPr>
        <w:t xml:space="preserve">Date </w:t>
      </w:r>
      <w:r w:rsidRPr="00BA6037">
        <w:rPr>
          <w:color w:val="000000" w:themeColor="text1"/>
          <w:u w:val="single"/>
          <w:lang w:val="en-US"/>
        </w:rPr>
        <w:t>__________________________________</w:t>
      </w:r>
    </w:p>
    <w:p w14:paraId="3B759D06" w14:textId="77777777" w:rsidR="00E75D61" w:rsidRPr="00BA6037" w:rsidRDefault="00E75D61" w:rsidP="00BA6037">
      <w:pPr>
        <w:spacing w:line="360" w:lineRule="auto"/>
        <w:jc w:val="center"/>
        <w:rPr>
          <w:color w:val="000000" w:themeColor="text1"/>
          <w:lang w:val="en-US"/>
        </w:rPr>
      </w:pPr>
    </w:p>
    <w:p w14:paraId="2A15C6D9" w14:textId="77777777" w:rsidR="00E75D61" w:rsidRPr="00BA6037" w:rsidRDefault="00E75D61" w:rsidP="00BA6037">
      <w:pPr>
        <w:spacing w:line="360" w:lineRule="auto"/>
        <w:jc w:val="center"/>
        <w:rPr>
          <w:color w:val="000000" w:themeColor="text1"/>
          <w:lang w:val="en-US"/>
        </w:rPr>
      </w:pPr>
    </w:p>
    <w:p w14:paraId="207A3A3E" w14:textId="77777777" w:rsidR="00E75D61" w:rsidRPr="00BA6037" w:rsidRDefault="00E75D61" w:rsidP="00BA6037">
      <w:pPr>
        <w:spacing w:line="360" w:lineRule="auto"/>
        <w:jc w:val="center"/>
        <w:rPr>
          <w:color w:val="000000" w:themeColor="text1"/>
          <w:lang w:val="en-US"/>
        </w:rPr>
      </w:pPr>
    </w:p>
    <w:p w14:paraId="0C1913F9" w14:textId="77777777" w:rsidR="00E75D61" w:rsidRPr="00BA6037" w:rsidRDefault="00E75D61" w:rsidP="00BA6037">
      <w:pPr>
        <w:spacing w:line="360" w:lineRule="auto"/>
        <w:jc w:val="center"/>
        <w:rPr>
          <w:color w:val="000000" w:themeColor="text1"/>
          <w:lang w:val="en-US"/>
        </w:rPr>
      </w:pPr>
    </w:p>
    <w:p w14:paraId="391FFAD1" w14:textId="77777777" w:rsidR="00E75D61" w:rsidRPr="00BA6037" w:rsidRDefault="00E75D61" w:rsidP="00BA6037">
      <w:pPr>
        <w:spacing w:line="360" w:lineRule="auto"/>
        <w:ind w:left="666"/>
        <w:rPr>
          <w:color w:val="000000" w:themeColor="text1"/>
          <w:lang w:val="en-US"/>
        </w:rPr>
      </w:pPr>
      <w:r w:rsidRPr="00BA6037">
        <w:rPr>
          <w:color w:val="000000" w:themeColor="text1"/>
        </w:rPr>
        <w:t>I confirm that the work reported in this project was carried out by the candidate under my supervision.</w:t>
      </w:r>
    </w:p>
    <w:p w14:paraId="1AE60915" w14:textId="77777777" w:rsidR="00E75D61" w:rsidRPr="00BA6037" w:rsidRDefault="00E75D61" w:rsidP="00BA6037">
      <w:pPr>
        <w:spacing w:line="360" w:lineRule="auto"/>
        <w:jc w:val="center"/>
        <w:rPr>
          <w:color w:val="000000" w:themeColor="text1"/>
          <w:u w:val="single"/>
          <w:lang w:val="en-US"/>
        </w:rPr>
      </w:pPr>
      <w:r w:rsidRPr="00BA6037">
        <w:rPr>
          <w:color w:val="000000" w:themeColor="text1"/>
          <w:lang w:val="en-US"/>
        </w:rPr>
        <w:t xml:space="preserve">Supervisor’s Name: </w:t>
      </w:r>
      <w:r w:rsidRPr="00BA6037">
        <w:rPr>
          <w:color w:val="000000" w:themeColor="text1"/>
          <w:u w:val="single"/>
          <w:lang w:val="en-US"/>
        </w:rPr>
        <w:t xml:space="preserve">_______________________________________________________   </w:t>
      </w:r>
    </w:p>
    <w:p w14:paraId="05F7265A" w14:textId="77777777" w:rsidR="00E75D61" w:rsidRPr="00BA6037" w:rsidRDefault="00E75D61" w:rsidP="00BA6037">
      <w:pPr>
        <w:spacing w:line="360" w:lineRule="auto"/>
        <w:jc w:val="center"/>
        <w:rPr>
          <w:color w:val="000000" w:themeColor="text1"/>
          <w:u w:val="thick"/>
          <w:lang w:val="en-US"/>
        </w:rPr>
      </w:pPr>
    </w:p>
    <w:p w14:paraId="7586F540" w14:textId="77777777" w:rsidR="00E75D61" w:rsidRPr="00BA6037" w:rsidRDefault="00E75D61" w:rsidP="00BA6037">
      <w:pPr>
        <w:spacing w:line="360" w:lineRule="auto"/>
        <w:jc w:val="center"/>
        <w:rPr>
          <w:color w:val="000000" w:themeColor="text1"/>
          <w:u w:val="single"/>
          <w:lang w:val="en-US"/>
        </w:rPr>
      </w:pPr>
      <w:bookmarkStart w:id="6" w:name="_Hlk219998573"/>
      <w:r w:rsidRPr="00BA6037">
        <w:rPr>
          <w:color w:val="000000" w:themeColor="text1"/>
        </w:rPr>
        <w:t>Sig</w:t>
      </w:r>
      <w:r w:rsidRPr="00BA6037">
        <w:rPr>
          <w:color w:val="000000" w:themeColor="text1"/>
          <w:lang w:val="en-US"/>
        </w:rPr>
        <w:t>n:</w:t>
      </w:r>
      <w:r w:rsidRPr="00BA6037">
        <w:rPr>
          <w:color w:val="000000" w:themeColor="text1"/>
          <w:u w:val="single"/>
          <w:lang w:val="en-US"/>
        </w:rPr>
        <w:t>_________________________________</w:t>
      </w:r>
      <w:r w:rsidRPr="00BA6037">
        <w:rPr>
          <w:color w:val="000000" w:themeColor="text1"/>
          <w:lang w:val="en-US"/>
        </w:rPr>
        <w:t xml:space="preserve">  </w:t>
      </w:r>
      <w:bookmarkEnd w:id="6"/>
      <w:r w:rsidRPr="00BA6037">
        <w:rPr>
          <w:color w:val="000000" w:themeColor="text1"/>
        </w:rPr>
        <w:t>Date</w:t>
      </w:r>
      <w:r w:rsidRPr="00BA6037">
        <w:rPr>
          <w:color w:val="000000" w:themeColor="text1"/>
          <w:lang w:val="en-US"/>
        </w:rPr>
        <w:t xml:space="preserve">: </w:t>
      </w:r>
      <w:r w:rsidRPr="00BA6037">
        <w:rPr>
          <w:color w:val="000000" w:themeColor="text1"/>
          <w:u w:val="single"/>
          <w:lang w:val="en-US"/>
        </w:rPr>
        <w:t>_____________________________</w:t>
      </w:r>
    </w:p>
    <w:p w14:paraId="557B9F0C" w14:textId="77777777" w:rsidR="00E75D61" w:rsidRPr="00BA6037" w:rsidRDefault="00E75D61" w:rsidP="00BA6037">
      <w:pPr>
        <w:spacing w:line="360" w:lineRule="auto"/>
        <w:jc w:val="center"/>
        <w:rPr>
          <w:b/>
          <w:bCs/>
          <w:color w:val="000000" w:themeColor="text1"/>
          <w:sz w:val="28"/>
          <w:szCs w:val="28"/>
          <w:lang w:val="en-US"/>
        </w:rPr>
      </w:pPr>
      <w:r w:rsidRPr="00BA6037">
        <w:rPr>
          <w:b/>
          <w:bCs/>
          <w:color w:val="000000" w:themeColor="text1"/>
          <w:sz w:val="28"/>
          <w:szCs w:val="28"/>
          <w:lang w:val="en-US"/>
        </w:rPr>
        <w:br w:type="page"/>
      </w:r>
    </w:p>
    <w:p w14:paraId="02916083" w14:textId="3480470F" w:rsidR="00E75D61" w:rsidRPr="00BA6037" w:rsidRDefault="00E75D61" w:rsidP="00BA6037">
      <w:pPr>
        <w:pStyle w:val="Heading1"/>
      </w:pPr>
      <w:bookmarkStart w:id="7" w:name="_Toc219232275"/>
      <w:bookmarkStart w:id="8" w:name="_Toc220943534"/>
      <w:bookmarkStart w:id="9" w:name="_Toc229650834"/>
      <w:r w:rsidRPr="00BA6037">
        <w:lastRenderedPageBreak/>
        <w:t>DEDICATIONS</w:t>
      </w:r>
      <w:bookmarkEnd w:id="7"/>
      <w:bookmarkEnd w:id="8"/>
      <w:bookmarkEnd w:id="9"/>
    </w:p>
    <w:p w14:paraId="1E302A34" w14:textId="77777777" w:rsidR="00E75D61" w:rsidRPr="00BA6037" w:rsidRDefault="00E75D61" w:rsidP="00BA6037">
      <w:pPr>
        <w:spacing w:line="360" w:lineRule="auto"/>
        <w:jc w:val="center"/>
        <w:rPr>
          <w:color w:val="000000" w:themeColor="text1"/>
        </w:rPr>
      </w:pPr>
      <w:r w:rsidRPr="00BA6037">
        <w:rPr>
          <w:color w:val="000000" w:themeColor="text1"/>
        </w:rPr>
        <w:t>This project is dedicated to my family: M</w:t>
      </w:r>
      <w:r w:rsidRPr="00BA6037">
        <w:rPr>
          <w:color w:val="000000" w:themeColor="text1"/>
          <w:lang w:val="en-US"/>
        </w:rPr>
        <w:t>other</w:t>
      </w:r>
      <w:r w:rsidRPr="00BA6037">
        <w:rPr>
          <w:color w:val="000000" w:themeColor="text1"/>
        </w:rPr>
        <w:t xml:space="preserve"> Franciscah,</w:t>
      </w:r>
      <w:r w:rsidRPr="00BA6037">
        <w:rPr>
          <w:color w:val="000000" w:themeColor="text1"/>
          <w:lang w:val="en-US"/>
        </w:rPr>
        <w:t xml:space="preserve"> </w:t>
      </w:r>
      <w:r w:rsidRPr="00BA6037">
        <w:rPr>
          <w:color w:val="000000" w:themeColor="text1"/>
        </w:rPr>
        <w:t>Effie , Linda</w:t>
      </w:r>
      <w:r w:rsidRPr="00BA6037">
        <w:rPr>
          <w:b/>
          <w:bCs/>
          <w:color w:val="000000" w:themeColor="text1"/>
        </w:rPr>
        <w:t xml:space="preserve"> </w:t>
      </w:r>
      <w:r w:rsidRPr="00BA6037">
        <w:rPr>
          <w:color w:val="000000" w:themeColor="text1"/>
        </w:rPr>
        <w:t>and Stephen</w:t>
      </w:r>
      <w:r w:rsidRPr="00BA6037">
        <w:rPr>
          <w:b/>
          <w:bCs/>
          <w:color w:val="000000" w:themeColor="text1"/>
        </w:rPr>
        <w:t xml:space="preserve"> </w:t>
      </w:r>
      <w:r w:rsidRPr="00BA6037">
        <w:rPr>
          <w:color w:val="000000" w:themeColor="text1"/>
          <w:lang w:val="en-US"/>
        </w:rPr>
        <w:t>for their</w:t>
      </w:r>
      <w:r w:rsidRPr="00BA6037">
        <w:rPr>
          <w:color w:val="000000" w:themeColor="text1"/>
        </w:rPr>
        <w:t xml:space="preserve"> support that helped facilitate the completion of this project.</w:t>
      </w:r>
    </w:p>
    <w:p w14:paraId="38CFD19A" w14:textId="77777777" w:rsidR="00E75D61" w:rsidRPr="00BA6037" w:rsidRDefault="00E75D61" w:rsidP="00BA6037">
      <w:pPr>
        <w:spacing w:line="360" w:lineRule="auto"/>
        <w:jc w:val="center"/>
        <w:rPr>
          <w:b/>
          <w:bCs/>
          <w:color w:val="000000" w:themeColor="text1"/>
          <w:sz w:val="28"/>
          <w:szCs w:val="28"/>
          <w:lang w:val="en-US"/>
        </w:rPr>
      </w:pPr>
      <w:r w:rsidRPr="00BA6037">
        <w:rPr>
          <w:b/>
          <w:bCs/>
          <w:color w:val="000000" w:themeColor="text1"/>
          <w:sz w:val="28"/>
          <w:szCs w:val="28"/>
          <w:lang w:val="en-US"/>
        </w:rPr>
        <w:br w:type="page"/>
      </w:r>
    </w:p>
    <w:p w14:paraId="17A8E115" w14:textId="5181FF74" w:rsidR="00E75D61" w:rsidRPr="00BA6037" w:rsidRDefault="00E75D61" w:rsidP="00BA6037">
      <w:pPr>
        <w:pStyle w:val="Heading1"/>
      </w:pPr>
      <w:bookmarkStart w:id="10" w:name="_Toc219232276"/>
      <w:bookmarkStart w:id="11" w:name="_Toc220943535"/>
      <w:r w:rsidRPr="00BA6037">
        <w:lastRenderedPageBreak/>
        <w:t xml:space="preserve"> </w:t>
      </w:r>
      <w:bookmarkStart w:id="12" w:name="_Toc229650835"/>
      <w:r w:rsidRPr="00BA6037">
        <w:t>ACKNOWLEDGEMENT</w:t>
      </w:r>
      <w:bookmarkEnd w:id="10"/>
      <w:bookmarkEnd w:id="11"/>
      <w:bookmarkEnd w:id="12"/>
    </w:p>
    <w:p w14:paraId="44CF97D4" w14:textId="77777777" w:rsidR="00E75D61" w:rsidRPr="00BA6037" w:rsidRDefault="00E75D61" w:rsidP="00BA6037">
      <w:pPr>
        <w:spacing w:line="360" w:lineRule="auto"/>
        <w:jc w:val="center"/>
        <w:rPr>
          <w:color w:val="000000" w:themeColor="text1"/>
        </w:rPr>
      </w:pPr>
      <w:r w:rsidRPr="00BA6037">
        <w:rPr>
          <w:color w:val="000000" w:themeColor="text1"/>
        </w:rPr>
        <w:t>I would like to begin with thanking the Almighty God for the good and perfect health that He has bestowed on me during the entire period of this research that I did not fall sick</w:t>
      </w:r>
    </w:p>
    <w:p w14:paraId="6B007881" w14:textId="77777777" w:rsidR="00E75D61" w:rsidRPr="00BA6037" w:rsidRDefault="00E75D61" w:rsidP="00BA6037">
      <w:pPr>
        <w:spacing w:line="360" w:lineRule="auto"/>
        <w:jc w:val="center"/>
        <w:rPr>
          <w:color w:val="000000" w:themeColor="text1"/>
        </w:rPr>
      </w:pPr>
      <w:r w:rsidRPr="00BA6037">
        <w:rPr>
          <w:color w:val="000000" w:themeColor="text1"/>
        </w:rPr>
        <w:t>In this project I received assistance from a number of people in particular family, friends and even the library by providing me with relevant materials that I included in my research.</w:t>
      </w:r>
    </w:p>
    <w:p w14:paraId="0C1BDA90" w14:textId="51518A99" w:rsidR="00E75D61" w:rsidRPr="00BA6037" w:rsidRDefault="00E75D61" w:rsidP="00BA6037">
      <w:pPr>
        <w:spacing w:line="360" w:lineRule="auto"/>
        <w:jc w:val="center"/>
        <w:rPr>
          <w:color w:val="000000" w:themeColor="text1"/>
          <w:lang w:val="en-US"/>
        </w:rPr>
      </w:pPr>
      <w:r w:rsidRPr="00BA6037">
        <w:rPr>
          <w:color w:val="000000" w:themeColor="text1"/>
        </w:rPr>
        <w:t>Most importantly my supervis</w:t>
      </w:r>
      <w:r w:rsidRPr="00BA6037">
        <w:rPr>
          <w:color w:val="000000" w:themeColor="text1"/>
          <w:lang w:val="en-US"/>
        </w:rPr>
        <w:t>or</w:t>
      </w:r>
      <w:r w:rsidRPr="00BA6037">
        <w:rPr>
          <w:color w:val="000000" w:themeColor="text1"/>
        </w:rPr>
        <w:t xml:space="preserve">, </w:t>
      </w:r>
      <w:r w:rsidR="00EF25D1">
        <w:rPr>
          <w:color w:val="000000" w:themeColor="text1"/>
          <w:lang w:val="en-US"/>
        </w:rPr>
        <w:t xml:space="preserve">Bernard </w:t>
      </w:r>
      <w:r w:rsidRPr="00BA6037">
        <w:rPr>
          <w:color w:val="000000" w:themeColor="text1"/>
        </w:rPr>
        <w:t>Gavuna</w:t>
      </w:r>
      <w:r w:rsidRPr="00BA6037">
        <w:rPr>
          <w:b/>
          <w:bCs/>
          <w:color w:val="000000" w:themeColor="text1"/>
        </w:rPr>
        <w:t xml:space="preserve"> </w:t>
      </w:r>
      <w:r w:rsidRPr="00BA6037">
        <w:rPr>
          <w:color w:val="000000" w:themeColor="text1"/>
        </w:rPr>
        <w:t>who proved invaluable to my research work as a whole.</w:t>
      </w:r>
    </w:p>
    <w:p w14:paraId="239C76CB" w14:textId="77777777" w:rsidR="00E75D61" w:rsidRPr="00BA6037" w:rsidRDefault="00E75D61" w:rsidP="00BA6037">
      <w:pPr>
        <w:spacing w:line="360" w:lineRule="auto"/>
        <w:jc w:val="center"/>
        <w:rPr>
          <w:color w:val="000000" w:themeColor="text1"/>
          <w:lang w:val="en-US"/>
        </w:rPr>
      </w:pPr>
    </w:p>
    <w:p w14:paraId="4486113A" w14:textId="77777777" w:rsidR="00E75D61" w:rsidRPr="00BA6037" w:rsidRDefault="00E75D61" w:rsidP="00BA6037">
      <w:pPr>
        <w:spacing w:line="360" w:lineRule="auto"/>
        <w:jc w:val="center"/>
        <w:rPr>
          <w:color w:val="000000" w:themeColor="text1"/>
          <w:lang w:val="en-US"/>
        </w:rPr>
      </w:pPr>
    </w:p>
    <w:p w14:paraId="664FC2D9" w14:textId="77777777" w:rsidR="00E75D61" w:rsidRPr="00BA6037" w:rsidRDefault="00E75D61" w:rsidP="00BA6037">
      <w:pPr>
        <w:spacing w:line="360" w:lineRule="auto"/>
        <w:jc w:val="center"/>
        <w:rPr>
          <w:color w:val="000000" w:themeColor="text1"/>
          <w:lang w:val="en-US"/>
        </w:rPr>
      </w:pPr>
      <w:r w:rsidRPr="00BA6037">
        <w:rPr>
          <w:color w:val="000000" w:themeColor="text1"/>
          <w:lang w:val="en-US"/>
        </w:rPr>
        <w:br w:type="page"/>
      </w:r>
    </w:p>
    <w:p w14:paraId="1CF2E470" w14:textId="3E3BEDEA" w:rsidR="00E75D61" w:rsidRPr="00BA6037" w:rsidRDefault="00E75D61" w:rsidP="00BA6037">
      <w:pPr>
        <w:pStyle w:val="Heading1"/>
        <w:rPr>
          <w:lang w:val="en-US"/>
        </w:rPr>
      </w:pPr>
      <w:bookmarkStart w:id="13" w:name="_Toc220943536"/>
      <w:r w:rsidRPr="00BA6037">
        <w:rPr>
          <w:lang w:val="en-US"/>
        </w:rPr>
        <w:lastRenderedPageBreak/>
        <w:t xml:space="preserve"> </w:t>
      </w:r>
      <w:bookmarkStart w:id="14" w:name="_Toc229650836"/>
      <w:r w:rsidRPr="00BA6037">
        <w:rPr>
          <w:lang w:val="en-US"/>
        </w:rPr>
        <w:t>ABSTRACT</w:t>
      </w:r>
      <w:bookmarkEnd w:id="13"/>
      <w:bookmarkEnd w:id="14"/>
    </w:p>
    <w:p w14:paraId="1B33289C" w14:textId="77777777" w:rsidR="00896F8D" w:rsidRPr="009F11C2" w:rsidRDefault="00896F8D" w:rsidP="00B6205F">
      <w:pPr>
        <w:spacing w:line="360" w:lineRule="auto"/>
        <w:jc w:val="both"/>
        <w:rPr>
          <w:lang w:val="en-US"/>
        </w:rPr>
      </w:pPr>
      <w:r w:rsidRPr="009F11C2">
        <w:t xml:space="preserve">This study </w:t>
      </w:r>
      <w:r w:rsidRPr="009F11C2">
        <w:rPr>
          <w:lang w:val="en-US"/>
        </w:rPr>
        <w:t>is meant to research</w:t>
      </w:r>
      <w:r w:rsidRPr="009F11C2">
        <w:t xml:space="preserve"> </w:t>
      </w:r>
      <w:r w:rsidRPr="009F11C2">
        <w:rPr>
          <w:lang w:val="en-US"/>
        </w:rPr>
        <w:t xml:space="preserve">the use of data Analysis in improving water access </w:t>
      </w:r>
      <w:r w:rsidRPr="009F11C2">
        <w:t>in the Maji Mengi region with the objective of generating data</w:t>
      </w:r>
      <w:r w:rsidRPr="009F11C2">
        <w:rPr>
          <w:lang w:val="en-US"/>
        </w:rPr>
        <w:t xml:space="preserve"> </w:t>
      </w:r>
      <w:r w:rsidRPr="009F11C2">
        <w:t>driven insights that support effective water infrastructure management.</w:t>
      </w:r>
    </w:p>
    <w:p w14:paraId="14A99987" w14:textId="77777777" w:rsidR="00896F8D" w:rsidRPr="009F11C2" w:rsidRDefault="00896F8D" w:rsidP="00B6205F">
      <w:pPr>
        <w:spacing w:line="360" w:lineRule="auto"/>
        <w:jc w:val="both"/>
        <w:rPr>
          <w:lang w:val="en-US"/>
        </w:rPr>
      </w:pPr>
      <w:r w:rsidRPr="009F11C2">
        <w:t>The significance of this study lies in demonstrating how analytical approaches can be used to identify high</w:t>
      </w:r>
      <w:r w:rsidRPr="009F11C2">
        <w:rPr>
          <w:lang w:val="en-US"/>
        </w:rPr>
        <w:t xml:space="preserve"> </w:t>
      </w:r>
      <w:r w:rsidRPr="009F11C2">
        <w:t>risk water points, improve resource allocation, and enhance service reliability while contributing to improved community well</w:t>
      </w:r>
      <w:r w:rsidRPr="009F11C2">
        <w:rPr>
          <w:lang w:val="en-US"/>
        </w:rPr>
        <w:t xml:space="preserve"> </w:t>
      </w:r>
      <w:r w:rsidRPr="009F11C2">
        <w:t>being and safety.</w:t>
      </w:r>
    </w:p>
    <w:p w14:paraId="49739401" w14:textId="77777777" w:rsidR="00896F8D" w:rsidRPr="009F11C2" w:rsidRDefault="00896F8D" w:rsidP="00B6205F">
      <w:pPr>
        <w:spacing w:line="360" w:lineRule="auto"/>
        <w:jc w:val="both"/>
        <w:rPr>
          <w:lang w:val="en-US"/>
        </w:rPr>
      </w:pPr>
      <w:r w:rsidRPr="009F11C2">
        <w:t>The study adopts a quantitative and exploratory research design using secondary</w:t>
      </w:r>
      <w:r w:rsidRPr="009F11C2">
        <w:rPr>
          <w:lang w:val="en-US"/>
        </w:rPr>
        <w:t xml:space="preserve"> </w:t>
      </w:r>
      <w:r w:rsidRPr="009F11C2">
        <w:t>structured water point data. Data preparation</w:t>
      </w:r>
      <w:r w:rsidRPr="009F11C2">
        <w:rPr>
          <w:lang w:val="en-US"/>
        </w:rPr>
        <w:t xml:space="preserve"> will involve</w:t>
      </w:r>
      <w:r w:rsidRPr="009F11C2">
        <w:t xml:space="preserve"> cleaning, validation, and transformation, followed by exploratory data analysis to examine distributions, trends, and relationships among key </w:t>
      </w:r>
      <w:r w:rsidRPr="009F11C2">
        <w:rPr>
          <w:lang w:val="en-US"/>
        </w:rPr>
        <w:t>data points.</w:t>
      </w:r>
    </w:p>
    <w:p w14:paraId="45618FA0" w14:textId="7201BA89" w:rsidR="00E75D61" w:rsidRPr="00BA6037" w:rsidRDefault="00896F8D" w:rsidP="00B6205F">
      <w:pPr>
        <w:spacing w:line="360" w:lineRule="auto"/>
        <w:jc w:val="both"/>
        <w:rPr>
          <w:color w:val="000000" w:themeColor="text1"/>
          <w:lang w:val="en-US"/>
        </w:rPr>
      </w:pPr>
      <w:r w:rsidRPr="009F11C2">
        <w:t>Descriptive and comparative analys</w:t>
      </w:r>
      <w:r w:rsidRPr="009F11C2">
        <w:rPr>
          <w:lang w:val="en-US"/>
        </w:rPr>
        <w:t>is will then be</w:t>
      </w:r>
      <w:r w:rsidRPr="009F11C2">
        <w:t xml:space="preserve"> conducted</w:t>
      </w:r>
      <w:r w:rsidRPr="009F11C2">
        <w:rPr>
          <w:lang w:val="en-US"/>
        </w:rPr>
        <w:t>. To clearly show the findings and give recommendations on the next steps to be taken in order to improve water accessibility not only in the Maji Mengi Region but all over the world in areas with poor water access.</w:t>
      </w:r>
      <w:r w:rsidR="00F332FC" w:rsidRPr="00BA6037">
        <w:rPr>
          <w:color w:val="000000" w:themeColor="text1"/>
          <w:lang w:val="en-US"/>
        </w:rPr>
        <w:br w:type="page"/>
      </w:r>
    </w:p>
    <w:p w14:paraId="3499A5DE" w14:textId="77777777" w:rsidR="00614223" w:rsidRPr="00BA6037" w:rsidRDefault="00614223" w:rsidP="00BA6037">
      <w:pPr>
        <w:spacing w:line="360" w:lineRule="auto"/>
        <w:rPr>
          <w:color w:val="000000" w:themeColor="text1"/>
          <w:lang w:val="en-US"/>
        </w:rPr>
      </w:pPr>
    </w:p>
    <w:bookmarkStart w:id="15" w:name="_Toc229650837" w:displacedByCustomXml="next"/>
    <w:sdt>
      <w:sdtPr>
        <w:rPr>
          <w:b w:val="0"/>
          <w:color w:val="auto"/>
          <w:sz w:val="24"/>
          <w:szCs w:val="24"/>
        </w:rPr>
        <w:id w:val="-1058701596"/>
        <w:docPartObj>
          <w:docPartGallery w:val="Table of Contents"/>
          <w:docPartUnique/>
        </w:docPartObj>
      </w:sdtPr>
      <w:sdtEndPr>
        <w:rPr>
          <w:bCs/>
          <w:noProof/>
        </w:rPr>
      </w:sdtEndPr>
      <w:sdtContent>
        <w:p w14:paraId="08255B7C" w14:textId="728E8437" w:rsidR="00614223" w:rsidRPr="00BA6037" w:rsidRDefault="00614223" w:rsidP="00BA6037">
          <w:pPr>
            <w:pStyle w:val="Heading1"/>
          </w:pPr>
          <w:r w:rsidRPr="00BA6037">
            <w:t>Table of Contents</w:t>
          </w:r>
          <w:bookmarkEnd w:id="15"/>
        </w:p>
        <w:p w14:paraId="36B454C9" w14:textId="3ECAC2F9" w:rsidR="00AC45BF" w:rsidRDefault="00614223">
          <w:pPr>
            <w:pStyle w:val="TOC1"/>
            <w:tabs>
              <w:tab w:val="right" w:leader="dot" w:pos="8656"/>
            </w:tabs>
            <w:rPr>
              <w:rFonts w:asciiTheme="minorHAnsi" w:eastAsiaTheme="minorEastAsia" w:hAnsiTheme="minorHAnsi" w:cstheme="minorBidi"/>
              <w:noProof/>
              <w:kern w:val="2"/>
              <w14:ligatures w14:val="standardContextual"/>
            </w:rPr>
          </w:pPr>
          <w:r w:rsidRPr="00BA6037">
            <w:rPr>
              <w:color w:val="000000" w:themeColor="text1"/>
            </w:rPr>
            <w:fldChar w:fldCharType="begin"/>
          </w:r>
          <w:r w:rsidRPr="00BA6037">
            <w:rPr>
              <w:color w:val="000000" w:themeColor="text1"/>
            </w:rPr>
            <w:instrText xml:space="preserve"> TOC \o "1-3" \h \z \u </w:instrText>
          </w:r>
          <w:r w:rsidRPr="00BA6037">
            <w:rPr>
              <w:color w:val="000000" w:themeColor="text1"/>
            </w:rPr>
            <w:fldChar w:fldCharType="separate"/>
          </w:r>
          <w:hyperlink w:anchor="_Toc229650832" w:history="1">
            <w:r w:rsidR="00AC45BF" w:rsidRPr="00FC457C">
              <w:rPr>
                <w:rStyle w:val="Hyperlink"/>
                <w:noProof/>
              </w:rPr>
              <w:t>DECLARATION</w:t>
            </w:r>
            <w:r w:rsidR="00AC45BF">
              <w:rPr>
                <w:noProof/>
                <w:webHidden/>
              </w:rPr>
              <w:tab/>
            </w:r>
            <w:r w:rsidR="00AC45BF">
              <w:rPr>
                <w:noProof/>
                <w:webHidden/>
              </w:rPr>
              <w:fldChar w:fldCharType="begin"/>
            </w:r>
            <w:r w:rsidR="00AC45BF">
              <w:rPr>
                <w:noProof/>
                <w:webHidden/>
              </w:rPr>
              <w:instrText xml:space="preserve"> PAGEREF _Toc229650832 \h </w:instrText>
            </w:r>
            <w:r w:rsidR="00AC45BF">
              <w:rPr>
                <w:noProof/>
                <w:webHidden/>
              </w:rPr>
            </w:r>
            <w:r w:rsidR="00AC45BF">
              <w:rPr>
                <w:noProof/>
                <w:webHidden/>
              </w:rPr>
              <w:fldChar w:fldCharType="separate"/>
            </w:r>
            <w:r w:rsidR="00AC45BF">
              <w:rPr>
                <w:noProof/>
                <w:webHidden/>
              </w:rPr>
              <w:t>ii</w:t>
            </w:r>
            <w:r w:rsidR="00AC45BF">
              <w:rPr>
                <w:noProof/>
                <w:webHidden/>
              </w:rPr>
              <w:fldChar w:fldCharType="end"/>
            </w:r>
          </w:hyperlink>
        </w:p>
        <w:p w14:paraId="3F258553" w14:textId="2B13A81E"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33" w:history="1">
            <w:r w:rsidRPr="00FC457C">
              <w:rPr>
                <w:rStyle w:val="Hyperlink"/>
                <w:noProof/>
              </w:rPr>
              <w:t>Statement of Data Attribution:</w:t>
            </w:r>
            <w:r>
              <w:rPr>
                <w:noProof/>
                <w:webHidden/>
              </w:rPr>
              <w:tab/>
            </w:r>
            <w:r>
              <w:rPr>
                <w:noProof/>
                <w:webHidden/>
              </w:rPr>
              <w:fldChar w:fldCharType="begin"/>
            </w:r>
            <w:r>
              <w:rPr>
                <w:noProof/>
                <w:webHidden/>
              </w:rPr>
              <w:instrText xml:space="preserve"> PAGEREF _Toc229650833 \h </w:instrText>
            </w:r>
            <w:r>
              <w:rPr>
                <w:noProof/>
                <w:webHidden/>
              </w:rPr>
            </w:r>
            <w:r>
              <w:rPr>
                <w:noProof/>
                <w:webHidden/>
              </w:rPr>
              <w:fldChar w:fldCharType="separate"/>
            </w:r>
            <w:r>
              <w:rPr>
                <w:noProof/>
                <w:webHidden/>
              </w:rPr>
              <w:t>ii</w:t>
            </w:r>
            <w:r>
              <w:rPr>
                <w:noProof/>
                <w:webHidden/>
              </w:rPr>
              <w:fldChar w:fldCharType="end"/>
            </w:r>
          </w:hyperlink>
        </w:p>
        <w:p w14:paraId="1D78A6FB" w14:textId="311CA2E9"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34" w:history="1">
            <w:r w:rsidRPr="00FC457C">
              <w:rPr>
                <w:rStyle w:val="Hyperlink"/>
                <w:noProof/>
              </w:rPr>
              <w:t>DEDICATIONS</w:t>
            </w:r>
            <w:r>
              <w:rPr>
                <w:noProof/>
                <w:webHidden/>
              </w:rPr>
              <w:tab/>
            </w:r>
            <w:r>
              <w:rPr>
                <w:noProof/>
                <w:webHidden/>
              </w:rPr>
              <w:fldChar w:fldCharType="begin"/>
            </w:r>
            <w:r>
              <w:rPr>
                <w:noProof/>
                <w:webHidden/>
              </w:rPr>
              <w:instrText xml:space="preserve"> PAGEREF _Toc229650834 \h </w:instrText>
            </w:r>
            <w:r>
              <w:rPr>
                <w:noProof/>
                <w:webHidden/>
              </w:rPr>
            </w:r>
            <w:r>
              <w:rPr>
                <w:noProof/>
                <w:webHidden/>
              </w:rPr>
              <w:fldChar w:fldCharType="separate"/>
            </w:r>
            <w:r>
              <w:rPr>
                <w:noProof/>
                <w:webHidden/>
              </w:rPr>
              <w:t>iii</w:t>
            </w:r>
            <w:r>
              <w:rPr>
                <w:noProof/>
                <w:webHidden/>
              </w:rPr>
              <w:fldChar w:fldCharType="end"/>
            </w:r>
          </w:hyperlink>
        </w:p>
        <w:p w14:paraId="38AABF41" w14:textId="228A3986"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35" w:history="1">
            <w:r w:rsidRPr="00FC457C">
              <w:rPr>
                <w:rStyle w:val="Hyperlink"/>
                <w:noProof/>
              </w:rPr>
              <w:t>ACKNOWLEDGEMENT</w:t>
            </w:r>
            <w:r>
              <w:rPr>
                <w:noProof/>
                <w:webHidden/>
              </w:rPr>
              <w:tab/>
            </w:r>
            <w:r>
              <w:rPr>
                <w:noProof/>
                <w:webHidden/>
              </w:rPr>
              <w:fldChar w:fldCharType="begin"/>
            </w:r>
            <w:r>
              <w:rPr>
                <w:noProof/>
                <w:webHidden/>
              </w:rPr>
              <w:instrText xml:space="preserve"> PAGEREF _Toc229650835 \h </w:instrText>
            </w:r>
            <w:r>
              <w:rPr>
                <w:noProof/>
                <w:webHidden/>
              </w:rPr>
            </w:r>
            <w:r>
              <w:rPr>
                <w:noProof/>
                <w:webHidden/>
              </w:rPr>
              <w:fldChar w:fldCharType="separate"/>
            </w:r>
            <w:r>
              <w:rPr>
                <w:noProof/>
                <w:webHidden/>
              </w:rPr>
              <w:t>iv</w:t>
            </w:r>
            <w:r>
              <w:rPr>
                <w:noProof/>
                <w:webHidden/>
              </w:rPr>
              <w:fldChar w:fldCharType="end"/>
            </w:r>
          </w:hyperlink>
        </w:p>
        <w:p w14:paraId="0977F2D0" w14:textId="08DC2FF4"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36" w:history="1">
            <w:r w:rsidRPr="00FC457C">
              <w:rPr>
                <w:rStyle w:val="Hyperlink"/>
                <w:noProof/>
                <w:lang w:val="en-US"/>
              </w:rPr>
              <w:t>ABSTRACT</w:t>
            </w:r>
            <w:r>
              <w:rPr>
                <w:noProof/>
                <w:webHidden/>
              </w:rPr>
              <w:tab/>
            </w:r>
            <w:r>
              <w:rPr>
                <w:noProof/>
                <w:webHidden/>
              </w:rPr>
              <w:fldChar w:fldCharType="begin"/>
            </w:r>
            <w:r>
              <w:rPr>
                <w:noProof/>
                <w:webHidden/>
              </w:rPr>
              <w:instrText xml:space="preserve"> PAGEREF _Toc229650836 \h </w:instrText>
            </w:r>
            <w:r>
              <w:rPr>
                <w:noProof/>
                <w:webHidden/>
              </w:rPr>
            </w:r>
            <w:r>
              <w:rPr>
                <w:noProof/>
                <w:webHidden/>
              </w:rPr>
              <w:fldChar w:fldCharType="separate"/>
            </w:r>
            <w:r>
              <w:rPr>
                <w:noProof/>
                <w:webHidden/>
              </w:rPr>
              <w:t>v</w:t>
            </w:r>
            <w:r>
              <w:rPr>
                <w:noProof/>
                <w:webHidden/>
              </w:rPr>
              <w:fldChar w:fldCharType="end"/>
            </w:r>
          </w:hyperlink>
        </w:p>
        <w:p w14:paraId="59AAD301" w14:textId="5F07DE10"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37" w:history="1">
            <w:r w:rsidRPr="00FC457C">
              <w:rPr>
                <w:rStyle w:val="Hyperlink"/>
                <w:noProof/>
              </w:rPr>
              <w:t>Table of Contents</w:t>
            </w:r>
            <w:r>
              <w:rPr>
                <w:noProof/>
                <w:webHidden/>
              </w:rPr>
              <w:tab/>
            </w:r>
            <w:r>
              <w:rPr>
                <w:noProof/>
                <w:webHidden/>
              </w:rPr>
              <w:fldChar w:fldCharType="begin"/>
            </w:r>
            <w:r>
              <w:rPr>
                <w:noProof/>
                <w:webHidden/>
              </w:rPr>
              <w:instrText xml:space="preserve"> PAGEREF _Toc229650837 \h </w:instrText>
            </w:r>
            <w:r>
              <w:rPr>
                <w:noProof/>
                <w:webHidden/>
              </w:rPr>
            </w:r>
            <w:r>
              <w:rPr>
                <w:noProof/>
                <w:webHidden/>
              </w:rPr>
              <w:fldChar w:fldCharType="separate"/>
            </w:r>
            <w:r>
              <w:rPr>
                <w:noProof/>
                <w:webHidden/>
              </w:rPr>
              <w:t>vi</w:t>
            </w:r>
            <w:r>
              <w:rPr>
                <w:noProof/>
                <w:webHidden/>
              </w:rPr>
              <w:fldChar w:fldCharType="end"/>
            </w:r>
          </w:hyperlink>
        </w:p>
        <w:p w14:paraId="096DA51C" w14:textId="431FA932"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38" w:history="1">
            <w:r w:rsidRPr="00FC457C">
              <w:rPr>
                <w:rStyle w:val="Hyperlink"/>
                <w:noProof/>
                <w:lang w:val="en-US"/>
              </w:rPr>
              <w:t>Table Of Figures</w:t>
            </w:r>
            <w:r>
              <w:rPr>
                <w:noProof/>
                <w:webHidden/>
              </w:rPr>
              <w:tab/>
            </w:r>
            <w:r>
              <w:rPr>
                <w:noProof/>
                <w:webHidden/>
              </w:rPr>
              <w:fldChar w:fldCharType="begin"/>
            </w:r>
            <w:r>
              <w:rPr>
                <w:noProof/>
                <w:webHidden/>
              </w:rPr>
              <w:instrText xml:space="preserve"> PAGEREF _Toc229650838 \h </w:instrText>
            </w:r>
            <w:r>
              <w:rPr>
                <w:noProof/>
                <w:webHidden/>
              </w:rPr>
            </w:r>
            <w:r>
              <w:rPr>
                <w:noProof/>
                <w:webHidden/>
              </w:rPr>
              <w:fldChar w:fldCharType="separate"/>
            </w:r>
            <w:r>
              <w:rPr>
                <w:noProof/>
                <w:webHidden/>
              </w:rPr>
              <w:t>viii</w:t>
            </w:r>
            <w:r>
              <w:rPr>
                <w:noProof/>
                <w:webHidden/>
              </w:rPr>
              <w:fldChar w:fldCharType="end"/>
            </w:r>
          </w:hyperlink>
        </w:p>
        <w:p w14:paraId="4E63CB2F" w14:textId="1E644098"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39" w:history="1">
            <w:r w:rsidRPr="00FC457C">
              <w:rPr>
                <w:rStyle w:val="Hyperlink"/>
                <w:noProof/>
              </w:rPr>
              <w:t>CHAPTER ONE: INTRODUCTION</w:t>
            </w:r>
            <w:r>
              <w:rPr>
                <w:noProof/>
                <w:webHidden/>
              </w:rPr>
              <w:tab/>
            </w:r>
            <w:r>
              <w:rPr>
                <w:noProof/>
                <w:webHidden/>
              </w:rPr>
              <w:fldChar w:fldCharType="begin"/>
            </w:r>
            <w:r>
              <w:rPr>
                <w:noProof/>
                <w:webHidden/>
              </w:rPr>
              <w:instrText xml:space="preserve"> PAGEREF _Toc229650839 \h </w:instrText>
            </w:r>
            <w:r>
              <w:rPr>
                <w:noProof/>
                <w:webHidden/>
              </w:rPr>
            </w:r>
            <w:r>
              <w:rPr>
                <w:noProof/>
                <w:webHidden/>
              </w:rPr>
              <w:fldChar w:fldCharType="separate"/>
            </w:r>
            <w:r>
              <w:rPr>
                <w:noProof/>
                <w:webHidden/>
              </w:rPr>
              <w:t>9</w:t>
            </w:r>
            <w:r>
              <w:rPr>
                <w:noProof/>
                <w:webHidden/>
              </w:rPr>
              <w:fldChar w:fldCharType="end"/>
            </w:r>
          </w:hyperlink>
        </w:p>
        <w:p w14:paraId="6576A3C3" w14:textId="5C424325"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0" w:history="1">
            <w:r w:rsidRPr="00FC457C">
              <w:rPr>
                <w:rStyle w:val="Hyperlink"/>
                <w:noProof/>
              </w:rPr>
              <w:t>1.1 Introduction - Overview of Chapter Contents</w:t>
            </w:r>
            <w:r>
              <w:rPr>
                <w:noProof/>
                <w:webHidden/>
              </w:rPr>
              <w:tab/>
            </w:r>
            <w:r>
              <w:rPr>
                <w:noProof/>
                <w:webHidden/>
              </w:rPr>
              <w:fldChar w:fldCharType="begin"/>
            </w:r>
            <w:r>
              <w:rPr>
                <w:noProof/>
                <w:webHidden/>
              </w:rPr>
              <w:instrText xml:space="preserve"> PAGEREF _Toc229650840 \h </w:instrText>
            </w:r>
            <w:r>
              <w:rPr>
                <w:noProof/>
                <w:webHidden/>
              </w:rPr>
            </w:r>
            <w:r>
              <w:rPr>
                <w:noProof/>
                <w:webHidden/>
              </w:rPr>
              <w:fldChar w:fldCharType="separate"/>
            </w:r>
            <w:r>
              <w:rPr>
                <w:noProof/>
                <w:webHidden/>
              </w:rPr>
              <w:t>9</w:t>
            </w:r>
            <w:r>
              <w:rPr>
                <w:noProof/>
                <w:webHidden/>
              </w:rPr>
              <w:fldChar w:fldCharType="end"/>
            </w:r>
          </w:hyperlink>
        </w:p>
        <w:p w14:paraId="137559F1" w14:textId="046FE5C3"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1" w:history="1">
            <w:r w:rsidRPr="00FC457C">
              <w:rPr>
                <w:rStyle w:val="Hyperlink"/>
                <w:noProof/>
              </w:rPr>
              <w:t>1.2 Background of The Study</w:t>
            </w:r>
            <w:r>
              <w:rPr>
                <w:noProof/>
                <w:webHidden/>
              </w:rPr>
              <w:tab/>
            </w:r>
            <w:r>
              <w:rPr>
                <w:noProof/>
                <w:webHidden/>
              </w:rPr>
              <w:fldChar w:fldCharType="begin"/>
            </w:r>
            <w:r>
              <w:rPr>
                <w:noProof/>
                <w:webHidden/>
              </w:rPr>
              <w:instrText xml:space="preserve"> PAGEREF _Toc229650841 \h </w:instrText>
            </w:r>
            <w:r>
              <w:rPr>
                <w:noProof/>
                <w:webHidden/>
              </w:rPr>
            </w:r>
            <w:r>
              <w:rPr>
                <w:noProof/>
                <w:webHidden/>
              </w:rPr>
              <w:fldChar w:fldCharType="separate"/>
            </w:r>
            <w:r>
              <w:rPr>
                <w:noProof/>
                <w:webHidden/>
              </w:rPr>
              <w:t>9</w:t>
            </w:r>
            <w:r>
              <w:rPr>
                <w:noProof/>
                <w:webHidden/>
              </w:rPr>
              <w:fldChar w:fldCharType="end"/>
            </w:r>
          </w:hyperlink>
        </w:p>
        <w:p w14:paraId="18082DD2" w14:textId="26D9EBFE"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2" w:history="1">
            <w:r w:rsidRPr="00FC457C">
              <w:rPr>
                <w:rStyle w:val="Hyperlink"/>
                <w:noProof/>
              </w:rPr>
              <w:t>1.3 Problem Statement</w:t>
            </w:r>
            <w:r>
              <w:rPr>
                <w:noProof/>
                <w:webHidden/>
              </w:rPr>
              <w:tab/>
            </w:r>
            <w:r>
              <w:rPr>
                <w:noProof/>
                <w:webHidden/>
              </w:rPr>
              <w:fldChar w:fldCharType="begin"/>
            </w:r>
            <w:r>
              <w:rPr>
                <w:noProof/>
                <w:webHidden/>
              </w:rPr>
              <w:instrText xml:space="preserve"> PAGEREF _Toc229650842 \h </w:instrText>
            </w:r>
            <w:r>
              <w:rPr>
                <w:noProof/>
                <w:webHidden/>
              </w:rPr>
            </w:r>
            <w:r>
              <w:rPr>
                <w:noProof/>
                <w:webHidden/>
              </w:rPr>
              <w:fldChar w:fldCharType="separate"/>
            </w:r>
            <w:r>
              <w:rPr>
                <w:noProof/>
                <w:webHidden/>
              </w:rPr>
              <w:t>10</w:t>
            </w:r>
            <w:r>
              <w:rPr>
                <w:noProof/>
                <w:webHidden/>
              </w:rPr>
              <w:fldChar w:fldCharType="end"/>
            </w:r>
          </w:hyperlink>
        </w:p>
        <w:p w14:paraId="0CD29EC5" w14:textId="4399F292"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3" w:history="1">
            <w:r w:rsidRPr="00FC457C">
              <w:rPr>
                <w:rStyle w:val="Hyperlink"/>
                <w:noProof/>
              </w:rPr>
              <w:t>1.4 Objectives of the Study</w:t>
            </w:r>
            <w:r>
              <w:rPr>
                <w:noProof/>
                <w:webHidden/>
              </w:rPr>
              <w:tab/>
            </w:r>
            <w:r>
              <w:rPr>
                <w:noProof/>
                <w:webHidden/>
              </w:rPr>
              <w:fldChar w:fldCharType="begin"/>
            </w:r>
            <w:r>
              <w:rPr>
                <w:noProof/>
                <w:webHidden/>
              </w:rPr>
              <w:instrText xml:space="preserve"> PAGEREF _Toc229650843 \h </w:instrText>
            </w:r>
            <w:r>
              <w:rPr>
                <w:noProof/>
                <w:webHidden/>
              </w:rPr>
            </w:r>
            <w:r>
              <w:rPr>
                <w:noProof/>
                <w:webHidden/>
              </w:rPr>
              <w:fldChar w:fldCharType="separate"/>
            </w:r>
            <w:r>
              <w:rPr>
                <w:noProof/>
                <w:webHidden/>
              </w:rPr>
              <w:t>10</w:t>
            </w:r>
            <w:r>
              <w:rPr>
                <w:noProof/>
                <w:webHidden/>
              </w:rPr>
              <w:fldChar w:fldCharType="end"/>
            </w:r>
          </w:hyperlink>
        </w:p>
        <w:p w14:paraId="07219801" w14:textId="66AF2BE5"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44" w:history="1">
            <w:r w:rsidRPr="00FC457C">
              <w:rPr>
                <w:rStyle w:val="Hyperlink"/>
                <w:noProof/>
              </w:rPr>
              <w:t>1.4.1 General Objective</w:t>
            </w:r>
            <w:r>
              <w:rPr>
                <w:noProof/>
                <w:webHidden/>
              </w:rPr>
              <w:tab/>
            </w:r>
            <w:r>
              <w:rPr>
                <w:noProof/>
                <w:webHidden/>
              </w:rPr>
              <w:fldChar w:fldCharType="begin"/>
            </w:r>
            <w:r>
              <w:rPr>
                <w:noProof/>
                <w:webHidden/>
              </w:rPr>
              <w:instrText xml:space="preserve"> PAGEREF _Toc229650844 \h </w:instrText>
            </w:r>
            <w:r>
              <w:rPr>
                <w:noProof/>
                <w:webHidden/>
              </w:rPr>
            </w:r>
            <w:r>
              <w:rPr>
                <w:noProof/>
                <w:webHidden/>
              </w:rPr>
              <w:fldChar w:fldCharType="separate"/>
            </w:r>
            <w:r>
              <w:rPr>
                <w:noProof/>
                <w:webHidden/>
              </w:rPr>
              <w:t>10</w:t>
            </w:r>
            <w:r>
              <w:rPr>
                <w:noProof/>
                <w:webHidden/>
              </w:rPr>
              <w:fldChar w:fldCharType="end"/>
            </w:r>
          </w:hyperlink>
        </w:p>
        <w:p w14:paraId="2ED106D3" w14:textId="02F7254A"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45" w:history="1">
            <w:r w:rsidRPr="00FC457C">
              <w:rPr>
                <w:rStyle w:val="Hyperlink"/>
                <w:noProof/>
              </w:rPr>
              <w:t>1.4.2 Specific Objectives</w:t>
            </w:r>
            <w:r>
              <w:rPr>
                <w:noProof/>
                <w:webHidden/>
              </w:rPr>
              <w:tab/>
            </w:r>
            <w:r>
              <w:rPr>
                <w:noProof/>
                <w:webHidden/>
              </w:rPr>
              <w:fldChar w:fldCharType="begin"/>
            </w:r>
            <w:r>
              <w:rPr>
                <w:noProof/>
                <w:webHidden/>
              </w:rPr>
              <w:instrText xml:space="preserve"> PAGEREF _Toc229650845 \h </w:instrText>
            </w:r>
            <w:r>
              <w:rPr>
                <w:noProof/>
                <w:webHidden/>
              </w:rPr>
            </w:r>
            <w:r>
              <w:rPr>
                <w:noProof/>
                <w:webHidden/>
              </w:rPr>
              <w:fldChar w:fldCharType="separate"/>
            </w:r>
            <w:r>
              <w:rPr>
                <w:noProof/>
                <w:webHidden/>
              </w:rPr>
              <w:t>11</w:t>
            </w:r>
            <w:r>
              <w:rPr>
                <w:noProof/>
                <w:webHidden/>
              </w:rPr>
              <w:fldChar w:fldCharType="end"/>
            </w:r>
          </w:hyperlink>
        </w:p>
        <w:p w14:paraId="23FFA9CA" w14:textId="5F998FC9"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6" w:history="1">
            <w:r w:rsidRPr="00FC457C">
              <w:rPr>
                <w:rStyle w:val="Hyperlink"/>
                <w:noProof/>
              </w:rPr>
              <w:t>1.5 Research Questions</w:t>
            </w:r>
            <w:r>
              <w:rPr>
                <w:noProof/>
                <w:webHidden/>
              </w:rPr>
              <w:tab/>
            </w:r>
            <w:r>
              <w:rPr>
                <w:noProof/>
                <w:webHidden/>
              </w:rPr>
              <w:fldChar w:fldCharType="begin"/>
            </w:r>
            <w:r>
              <w:rPr>
                <w:noProof/>
                <w:webHidden/>
              </w:rPr>
              <w:instrText xml:space="preserve"> PAGEREF _Toc229650846 \h </w:instrText>
            </w:r>
            <w:r>
              <w:rPr>
                <w:noProof/>
                <w:webHidden/>
              </w:rPr>
            </w:r>
            <w:r>
              <w:rPr>
                <w:noProof/>
                <w:webHidden/>
              </w:rPr>
              <w:fldChar w:fldCharType="separate"/>
            </w:r>
            <w:r>
              <w:rPr>
                <w:noProof/>
                <w:webHidden/>
              </w:rPr>
              <w:t>11</w:t>
            </w:r>
            <w:r>
              <w:rPr>
                <w:noProof/>
                <w:webHidden/>
              </w:rPr>
              <w:fldChar w:fldCharType="end"/>
            </w:r>
          </w:hyperlink>
        </w:p>
        <w:p w14:paraId="22217BC2" w14:textId="7B8CF3C5"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7" w:history="1">
            <w:r w:rsidRPr="00FC457C">
              <w:rPr>
                <w:rStyle w:val="Hyperlink"/>
                <w:noProof/>
              </w:rPr>
              <w:t>1.6 Significance of the Study</w:t>
            </w:r>
            <w:r>
              <w:rPr>
                <w:noProof/>
                <w:webHidden/>
              </w:rPr>
              <w:tab/>
            </w:r>
            <w:r>
              <w:rPr>
                <w:noProof/>
                <w:webHidden/>
              </w:rPr>
              <w:fldChar w:fldCharType="begin"/>
            </w:r>
            <w:r>
              <w:rPr>
                <w:noProof/>
                <w:webHidden/>
              </w:rPr>
              <w:instrText xml:space="preserve"> PAGEREF _Toc229650847 \h </w:instrText>
            </w:r>
            <w:r>
              <w:rPr>
                <w:noProof/>
                <w:webHidden/>
              </w:rPr>
            </w:r>
            <w:r>
              <w:rPr>
                <w:noProof/>
                <w:webHidden/>
              </w:rPr>
              <w:fldChar w:fldCharType="separate"/>
            </w:r>
            <w:r>
              <w:rPr>
                <w:noProof/>
                <w:webHidden/>
              </w:rPr>
              <w:t>12</w:t>
            </w:r>
            <w:r>
              <w:rPr>
                <w:noProof/>
                <w:webHidden/>
              </w:rPr>
              <w:fldChar w:fldCharType="end"/>
            </w:r>
          </w:hyperlink>
        </w:p>
        <w:p w14:paraId="79957EFD" w14:textId="25A927B2"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8" w:history="1">
            <w:r w:rsidRPr="00FC457C">
              <w:rPr>
                <w:rStyle w:val="Hyperlink"/>
                <w:noProof/>
              </w:rPr>
              <w:t>1.7 Limitations of The Study</w:t>
            </w:r>
            <w:r>
              <w:rPr>
                <w:noProof/>
                <w:webHidden/>
              </w:rPr>
              <w:tab/>
            </w:r>
            <w:r>
              <w:rPr>
                <w:noProof/>
                <w:webHidden/>
              </w:rPr>
              <w:fldChar w:fldCharType="begin"/>
            </w:r>
            <w:r>
              <w:rPr>
                <w:noProof/>
                <w:webHidden/>
              </w:rPr>
              <w:instrText xml:space="preserve"> PAGEREF _Toc229650848 \h </w:instrText>
            </w:r>
            <w:r>
              <w:rPr>
                <w:noProof/>
                <w:webHidden/>
              </w:rPr>
            </w:r>
            <w:r>
              <w:rPr>
                <w:noProof/>
                <w:webHidden/>
              </w:rPr>
              <w:fldChar w:fldCharType="separate"/>
            </w:r>
            <w:r>
              <w:rPr>
                <w:noProof/>
                <w:webHidden/>
              </w:rPr>
              <w:t>12</w:t>
            </w:r>
            <w:r>
              <w:rPr>
                <w:noProof/>
                <w:webHidden/>
              </w:rPr>
              <w:fldChar w:fldCharType="end"/>
            </w:r>
          </w:hyperlink>
        </w:p>
        <w:p w14:paraId="7735B4FB" w14:textId="5E79C765"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49" w:history="1">
            <w:r w:rsidRPr="00FC457C">
              <w:rPr>
                <w:rStyle w:val="Hyperlink"/>
                <w:noProof/>
              </w:rPr>
              <w:t>1.8 Scope of the Study</w:t>
            </w:r>
            <w:r>
              <w:rPr>
                <w:noProof/>
                <w:webHidden/>
              </w:rPr>
              <w:tab/>
            </w:r>
            <w:r>
              <w:rPr>
                <w:noProof/>
                <w:webHidden/>
              </w:rPr>
              <w:fldChar w:fldCharType="begin"/>
            </w:r>
            <w:r>
              <w:rPr>
                <w:noProof/>
                <w:webHidden/>
              </w:rPr>
              <w:instrText xml:space="preserve"> PAGEREF _Toc229650849 \h </w:instrText>
            </w:r>
            <w:r>
              <w:rPr>
                <w:noProof/>
                <w:webHidden/>
              </w:rPr>
            </w:r>
            <w:r>
              <w:rPr>
                <w:noProof/>
                <w:webHidden/>
              </w:rPr>
              <w:fldChar w:fldCharType="separate"/>
            </w:r>
            <w:r>
              <w:rPr>
                <w:noProof/>
                <w:webHidden/>
              </w:rPr>
              <w:t>13</w:t>
            </w:r>
            <w:r>
              <w:rPr>
                <w:noProof/>
                <w:webHidden/>
              </w:rPr>
              <w:fldChar w:fldCharType="end"/>
            </w:r>
          </w:hyperlink>
        </w:p>
        <w:p w14:paraId="626CF1CD" w14:textId="2A9AD9D0"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50" w:history="1">
            <w:r w:rsidRPr="00FC457C">
              <w:rPr>
                <w:rStyle w:val="Hyperlink"/>
                <w:noProof/>
              </w:rPr>
              <w:t>CHAPTER TWO: LITERATURE REVIEW</w:t>
            </w:r>
            <w:r>
              <w:rPr>
                <w:noProof/>
                <w:webHidden/>
              </w:rPr>
              <w:tab/>
            </w:r>
            <w:r>
              <w:rPr>
                <w:noProof/>
                <w:webHidden/>
              </w:rPr>
              <w:fldChar w:fldCharType="begin"/>
            </w:r>
            <w:r>
              <w:rPr>
                <w:noProof/>
                <w:webHidden/>
              </w:rPr>
              <w:instrText xml:space="preserve"> PAGEREF _Toc229650850 \h </w:instrText>
            </w:r>
            <w:r>
              <w:rPr>
                <w:noProof/>
                <w:webHidden/>
              </w:rPr>
            </w:r>
            <w:r>
              <w:rPr>
                <w:noProof/>
                <w:webHidden/>
              </w:rPr>
              <w:fldChar w:fldCharType="separate"/>
            </w:r>
            <w:r>
              <w:rPr>
                <w:noProof/>
                <w:webHidden/>
              </w:rPr>
              <w:t>14</w:t>
            </w:r>
            <w:r>
              <w:rPr>
                <w:noProof/>
                <w:webHidden/>
              </w:rPr>
              <w:fldChar w:fldCharType="end"/>
            </w:r>
          </w:hyperlink>
        </w:p>
        <w:p w14:paraId="08851F9D" w14:textId="2C6E4373"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51" w:history="1">
            <w:r w:rsidRPr="00FC457C">
              <w:rPr>
                <w:rStyle w:val="Hyperlink"/>
                <w:noProof/>
              </w:rPr>
              <w:t>2.1 Introduction</w:t>
            </w:r>
            <w:r>
              <w:rPr>
                <w:noProof/>
                <w:webHidden/>
              </w:rPr>
              <w:tab/>
            </w:r>
            <w:r>
              <w:rPr>
                <w:noProof/>
                <w:webHidden/>
              </w:rPr>
              <w:fldChar w:fldCharType="begin"/>
            </w:r>
            <w:r>
              <w:rPr>
                <w:noProof/>
                <w:webHidden/>
              </w:rPr>
              <w:instrText xml:space="preserve"> PAGEREF _Toc229650851 \h </w:instrText>
            </w:r>
            <w:r>
              <w:rPr>
                <w:noProof/>
                <w:webHidden/>
              </w:rPr>
            </w:r>
            <w:r>
              <w:rPr>
                <w:noProof/>
                <w:webHidden/>
              </w:rPr>
              <w:fldChar w:fldCharType="separate"/>
            </w:r>
            <w:r>
              <w:rPr>
                <w:noProof/>
                <w:webHidden/>
              </w:rPr>
              <w:t>14</w:t>
            </w:r>
            <w:r>
              <w:rPr>
                <w:noProof/>
                <w:webHidden/>
              </w:rPr>
              <w:fldChar w:fldCharType="end"/>
            </w:r>
          </w:hyperlink>
        </w:p>
        <w:p w14:paraId="761A9137" w14:textId="33242C0B"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52" w:history="1">
            <w:r w:rsidRPr="00FC457C">
              <w:rPr>
                <w:rStyle w:val="Hyperlink"/>
                <w:noProof/>
              </w:rPr>
              <w:t>2.2 Theoretical Literature of the Problem</w:t>
            </w:r>
            <w:r>
              <w:rPr>
                <w:noProof/>
                <w:webHidden/>
              </w:rPr>
              <w:tab/>
            </w:r>
            <w:r>
              <w:rPr>
                <w:noProof/>
                <w:webHidden/>
              </w:rPr>
              <w:fldChar w:fldCharType="begin"/>
            </w:r>
            <w:r>
              <w:rPr>
                <w:noProof/>
                <w:webHidden/>
              </w:rPr>
              <w:instrText xml:space="preserve"> PAGEREF _Toc229650852 \h </w:instrText>
            </w:r>
            <w:r>
              <w:rPr>
                <w:noProof/>
                <w:webHidden/>
              </w:rPr>
            </w:r>
            <w:r>
              <w:rPr>
                <w:noProof/>
                <w:webHidden/>
              </w:rPr>
              <w:fldChar w:fldCharType="separate"/>
            </w:r>
            <w:r>
              <w:rPr>
                <w:noProof/>
                <w:webHidden/>
              </w:rPr>
              <w:t>14</w:t>
            </w:r>
            <w:r>
              <w:rPr>
                <w:noProof/>
                <w:webHidden/>
              </w:rPr>
              <w:fldChar w:fldCharType="end"/>
            </w:r>
          </w:hyperlink>
        </w:p>
        <w:p w14:paraId="7441DA3F" w14:textId="421E712A"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53" w:history="1">
            <w:r w:rsidRPr="00FC457C">
              <w:rPr>
                <w:rStyle w:val="Hyperlink"/>
                <w:noProof/>
              </w:rPr>
              <w:t>2.3 Similar Systems</w:t>
            </w:r>
            <w:r>
              <w:rPr>
                <w:noProof/>
                <w:webHidden/>
              </w:rPr>
              <w:tab/>
            </w:r>
            <w:r>
              <w:rPr>
                <w:noProof/>
                <w:webHidden/>
              </w:rPr>
              <w:fldChar w:fldCharType="begin"/>
            </w:r>
            <w:r>
              <w:rPr>
                <w:noProof/>
                <w:webHidden/>
              </w:rPr>
              <w:instrText xml:space="preserve"> PAGEREF _Toc229650853 \h </w:instrText>
            </w:r>
            <w:r>
              <w:rPr>
                <w:noProof/>
                <w:webHidden/>
              </w:rPr>
            </w:r>
            <w:r>
              <w:rPr>
                <w:noProof/>
                <w:webHidden/>
              </w:rPr>
              <w:fldChar w:fldCharType="separate"/>
            </w:r>
            <w:r>
              <w:rPr>
                <w:noProof/>
                <w:webHidden/>
              </w:rPr>
              <w:t>15</w:t>
            </w:r>
            <w:r>
              <w:rPr>
                <w:noProof/>
                <w:webHidden/>
              </w:rPr>
              <w:fldChar w:fldCharType="end"/>
            </w:r>
          </w:hyperlink>
        </w:p>
        <w:p w14:paraId="1D5E990D" w14:textId="7CAF9570"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54" w:history="1">
            <w:r w:rsidRPr="00FC457C">
              <w:rPr>
                <w:rStyle w:val="Hyperlink"/>
                <w:noProof/>
              </w:rPr>
              <w:t>2.4 Critical Review and Research Gap Identification</w:t>
            </w:r>
            <w:r>
              <w:rPr>
                <w:noProof/>
                <w:webHidden/>
              </w:rPr>
              <w:tab/>
            </w:r>
            <w:r>
              <w:rPr>
                <w:noProof/>
                <w:webHidden/>
              </w:rPr>
              <w:fldChar w:fldCharType="begin"/>
            </w:r>
            <w:r>
              <w:rPr>
                <w:noProof/>
                <w:webHidden/>
              </w:rPr>
              <w:instrText xml:space="preserve"> PAGEREF _Toc229650854 \h </w:instrText>
            </w:r>
            <w:r>
              <w:rPr>
                <w:noProof/>
                <w:webHidden/>
              </w:rPr>
            </w:r>
            <w:r>
              <w:rPr>
                <w:noProof/>
                <w:webHidden/>
              </w:rPr>
              <w:fldChar w:fldCharType="separate"/>
            </w:r>
            <w:r>
              <w:rPr>
                <w:noProof/>
                <w:webHidden/>
              </w:rPr>
              <w:t>16</w:t>
            </w:r>
            <w:r>
              <w:rPr>
                <w:noProof/>
                <w:webHidden/>
              </w:rPr>
              <w:fldChar w:fldCharType="end"/>
            </w:r>
          </w:hyperlink>
        </w:p>
        <w:p w14:paraId="51224C6E" w14:textId="13DB1293"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55" w:history="1">
            <w:r w:rsidRPr="00FC457C">
              <w:rPr>
                <w:rStyle w:val="Hyperlink"/>
                <w:noProof/>
              </w:rPr>
              <w:t>2.5 Chapter Summary</w:t>
            </w:r>
            <w:r>
              <w:rPr>
                <w:noProof/>
                <w:webHidden/>
              </w:rPr>
              <w:tab/>
            </w:r>
            <w:r>
              <w:rPr>
                <w:noProof/>
                <w:webHidden/>
              </w:rPr>
              <w:fldChar w:fldCharType="begin"/>
            </w:r>
            <w:r>
              <w:rPr>
                <w:noProof/>
                <w:webHidden/>
              </w:rPr>
              <w:instrText xml:space="preserve"> PAGEREF _Toc229650855 \h </w:instrText>
            </w:r>
            <w:r>
              <w:rPr>
                <w:noProof/>
                <w:webHidden/>
              </w:rPr>
            </w:r>
            <w:r>
              <w:rPr>
                <w:noProof/>
                <w:webHidden/>
              </w:rPr>
              <w:fldChar w:fldCharType="separate"/>
            </w:r>
            <w:r>
              <w:rPr>
                <w:noProof/>
                <w:webHidden/>
              </w:rPr>
              <w:t>16</w:t>
            </w:r>
            <w:r>
              <w:rPr>
                <w:noProof/>
                <w:webHidden/>
              </w:rPr>
              <w:fldChar w:fldCharType="end"/>
            </w:r>
          </w:hyperlink>
        </w:p>
        <w:p w14:paraId="2BDB0775" w14:textId="63C98E55"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56" w:history="1">
            <w:r w:rsidRPr="00FC457C">
              <w:rPr>
                <w:rStyle w:val="Hyperlink"/>
                <w:noProof/>
              </w:rPr>
              <w:t>CHAPTER THREE: METHODOLOGY</w:t>
            </w:r>
            <w:r>
              <w:rPr>
                <w:noProof/>
                <w:webHidden/>
              </w:rPr>
              <w:tab/>
            </w:r>
            <w:r>
              <w:rPr>
                <w:noProof/>
                <w:webHidden/>
              </w:rPr>
              <w:fldChar w:fldCharType="begin"/>
            </w:r>
            <w:r>
              <w:rPr>
                <w:noProof/>
                <w:webHidden/>
              </w:rPr>
              <w:instrText xml:space="preserve"> PAGEREF _Toc229650856 \h </w:instrText>
            </w:r>
            <w:r>
              <w:rPr>
                <w:noProof/>
                <w:webHidden/>
              </w:rPr>
            </w:r>
            <w:r>
              <w:rPr>
                <w:noProof/>
                <w:webHidden/>
              </w:rPr>
              <w:fldChar w:fldCharType="separate"/>
            </w:r>
            <w:r>
              <w:rPr>
                <w:noProof/>
                <w:webHidden/>
              </w:rPr>
              <w:t>18</w:t>
            </w:r>
            <w:r>
              <w:rPr>
                <w:noProof/>
                <w:webHidden/>
              </w:rPr>
              <w:fldChar w:fldCharType="end"/>
            </w:r>
          </w:hyperlink>
        </w:p>
        <w:p w14:paraId="0CB9D1C6" w14:textId="5DE765CD"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57" w:history="1">
            <w:r w:rsidRPr="00FC457C">
              <w:rPr>
                <w:rStyle w:val="Hyperlink"/>
                <w:noProof/>
              </w:rPr>
              <w:t>3.1 Introduction</w:t>
            </w:r>
            <w:r>
              <w:rPr>
                <w:noProof/>
                <w:webHidden/>
              </w:rPr>
              <w:tab/>
            </w:r>
            <w:r>
              <w:rPr>
                <w:noProof/>
                <w:webHidden/>
              </w:rPr>
              <w:fldChar w:fldCharType="begin"/>
            </w:r>
            <w:r>
              <w:rPr>
                <w:noProof/>
                <w:webHidden/>
              </w:rPr>
              <w:instrText xml:space="preserve"> PAGEREF _Toc229650857 \h </w:instrText>
            </w:r>
            <w:r>
              <w:rPr>
                <w:noProof/>
                <w:webHidden/>
              </w:rPr>
            </w:r>
            <w:r>
              <w:rPr>
                <w:noProof/>
                <w:webHidden/>
              </w:rPr>
              <w:fldChar w:fldCharType="separate"/>
            </w:r>
            <w:r>
              <w:rPr>
                <w:noProof/>
                <w:webHidden/>
              </w:rPr>
              <w:t>18</w:t>
            </w:r>
            <w:r>
              <w:rPr>
                <w:noProof/>
                <w:webHidden/>
              </w:rPr>
              <w:fldChar w:fldCharType="end"/>
            </w:r>
          </w:hyperlink>
        </w:p>
        <w:p w14:paraId="4FB14A3B" w14:textId="5E1A1740"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58" w:history="1">
            <w:r w:rsidRPr="00FC457C">
              <w:rPr>
                <w:rStyle w:val="Hyperlink"/>
                <w:noProof/>
              </w:rPr>
              <w:t>3.2 Research Design</w:t>
            </w:r>
            <w:r>
              <w:rPr>
                <w:noProof/>
                <w:webHidden/>
              </w:rPr>
              <w:tab/>
            </w:r>
            <w:r>
              <w:rPr>
                <w:noProof/>
                <w:webHidden/>
              </w:rPr>
              <w:fldChar w:fldCharType="begin"/>
            </w:r>
            <w:r>
              <w:rPr>
                <w:noProof/>
                <w:webHidden/>
              </w:rPr>
              <w:instrText xml:space="preserve"> PAGEREF _Toc229650858 \h </w:instrText>
            </w:r>
            <w:r>
              <w:rPr>
                <w:noProof/>
                <w:webHidden/>
              </w:rPr>
            </w:r>
            <w:r>
              <w:rPr>
                <w:noProof/>
                <w:webHidden/>
              </w:rPr>
              <w:fldChar w:fldCharType="separate"/>
            </w:r>
            <w:r>
              <w:rPr>
                <w:noProof/>
                <w:webHidden/>
              </w:rPr>
              <w:t>18</w:t>
            </w:r>
            <w:r>
              <w:rPr>
                <w:noProof/>
                <w:webHidden/>
              </w:rPr>
              <w:fldChar w:fldCharType="end"/>
            </w:r>
          </w:hyperlink>
        </w:p>
        <w:p w14:paraId="5F79A734" w14:textId="153522E0"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59" w:history="1">
            <w:r w:rsidRPr="00FC457C">
              <w:rPr>
                <w:rStyle w:val="Hyperlink"/>
                <w:noProof/>
              </w:rPr>
              <w:t>3.2.1 Target Population</w:t>
            </w:r>
            <w:r>
              <w:rPr>
                <w:noProof/>
                <w:webHidden/>
              </w:rPr>
              <w:tab/>
            </w:r>
            <w:r>
              <w:rPr>
                <w:noProof/>
                <w:webHidden/>
              </w:rPr>
              <w:fldChar w:fldCharType="begin"/>
            </w:r>
            <w:r>
              <w:rPr>
                <w:noProof/>
                <w:webHidden/>
              </w:rPr>
              <w:instrText xml:space="preserve"> PAGEREF _Toc229650859 \h </w:instrText>
            </w:r>
            <w:r>
              <w:rPr>
                <w:noProof/>
                <w:webHidden/>
              </w:rPr>
            </w:r>
            <w:r>
              <w:rPr>
                <w:noProof/>
                <w:webHidden/>
              </w:rPr>
              <w:fldChar w:fldCharType="separate"/>
            </w:r>
            <w:r>
              <w:rPr>
                <w:noProof/>
                <w:webHidden/>
              </w:rPr>
              <w:t>18</w:t>
            </w:r>
            <w:r>
              <w:rPr>
                <w:noProof/>
                <w:webHidden/>
              </w:rPr>
              <w:fldChar w:fldCharType="end"/>
            </w:r>
          </w:hyperlink>
        </w:p>
        <w:p w14:paraId="591053B3" w14:textId="19EB4B97"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60" w:history="1">
            <w:r w:rsidRPr="00FC457C">
              <w:rPr>
                <w:rStyle w:val="Hyperlink"/>
                <w:noProof/>
              </w:rPr>
              <w:t>3.2.3 Data Collection Procedure and Instruments</w:t>
            </w:r>
            <w:r>
              <w:rPr>
                <w:noProof/>
                <w:webHidden/>
              </w:rPr>
              <w:tab/>
            </w:r>
            <w:r>
              <w:rPr>
                <w:noProof/>
                <w:webHidden/>
              </w:rPr>
              <w:fldChar w:fldCharType="begin"/>
            </w:r>
            <w:r>
              <w:rPr>
                <w:noProof/>
                <w:webHidden/>
              </w:rPr>
              <w:instrText xml:space="preserve"> PAGEREF _Toc229650860 \h </w:instrText>
            </w:r>
            <w:r>
              <w:rPr>
                <w:noProof/>
                <w:webHidden/>
              </w:rPr>
            </w:r>
            <w:r>
              <w:rPr>
                <w:noProof/>
                <w:webHidden/>
              </w:rPr>
              <w:fldChar w:fldCharType="separate"/>
            </w:r>
            <w:r>
              <w:rPr>
                <w:noProof/>
                <w:webHidden/>
              </w:rPr>
              <w:t>18</w:t>
            </w:r>
            <w:r>
              <w:rPr>
                <w:noProof/>
                <w:webHidden/>
              </w:rPr>
              <w:fldChar w:fldCharType="end"/>
            </w:r>
          </w:hyperlink>
        </w:p>
        <w:p w14:paraId="6267E3C0" w14:textId="3E440A5B"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61" w:history="1">
            <w:r w:rsidRPr="00FC457C">
              <w:rPr>
                <w:rStyle w:val="Hyperlink"/>
                <w:noProof/>
              </w:rPr>
              <w:t>3.3 System Development Methodology</w:t>
            </w:r>
            <w:r>
              <w:rPr>
                <w:noProof/>
                <w:webHidden/>
              </w:rPr>
              <w:tab/>
            </w:r>
            <w:r>
              <w:rPr>
                <w:noProof/>
                <w:webHidden/>
              </w:rPr>
              <w:fldChar w:fldCharType="begin"/>
            </w:r>
            <w:r>
              <w:rPr>
                <w:noProof/>
                <w:webHidden/>
              </w:rPr>
              <w:instrText xml:space="preserve"> PAGEREF _Toc229650861 \h </w:instrText>
            </w:r>
            <w:r>
              <w:rPr>
                <w:noProof/>
                <w:webHidden/>
              </w:rPr>
            </w:r>
            <w:r>
              <w:rPr>
                <w:noProof/>
                <w:webHidden/>
              </w:rPr>
              <w:fldChar w:fldCharType="separate"/>
            </w:r>
            <w:r>
              <w:rPr>
                <w:noProof/>
                <w:webHidden/>
              </w:rPr>
              <w:t>19</w:t>
            </w:r>
            <w:r>
              <w:rPr>
                <w:noProof/>
                <w:webHidden/>
              </w:rPr>
              <w:fldChar w:fldCharType="end"/>
            </w:r>
          </w:hyperlink>
        </w:p>
        <w:p w14:paraId="469921E7" w14:textId="77A527FB"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62" w:history="1">
            <w:r w:rsidRPr="00FC457C">
              <w:rPr>
                <w:rStyle w:val="Hyperlink"/>
                <w:noProof/>
              </w:rPr>
              <w:t>3.3.1 Methodology Justification</w:t>
            </w:r>
            <w:r>
              <w:rPr>
                <w:noProof/>
                <w:webHidden/>
              </w:rPr>
              <w:tab/>
            </w:r>
            <w:r>
              <w:rPr>
                <w:noProof/>
                <w:webHidden/>
              </w:rPr>
              <w:fldChar w:fldCharType="begin"/>
            </w:r>
            <w:r>
              <w:rPr>
                <w:noProof/>
                <w:webHidden/>
              </w:rPr>
              <w:instrText xml:space="preserve"> PAGEREF _Toc229650862 \h </w:instrText>
            </w:r>
            <w:r>
              <w:rPr>
                <w:noProof/>
                <w:webHidden/>
              </w:rPr>
            </w:r>
            <w:r>
              <w:rPr>
                <w:noProof/>
                <w:webHidden/>
              </w:rPr>
              <w:fldChar w:fldCharType="separate"/>
            </w:r>
            <w:r>
              <w:rPr>
                <w:noProof/>
                <w:webHidden/>
              </w:rPr>
              <w:t>19</w:t>
            </w:r>
            <w:r>
              <w:rPr>
                <w:noProof/>
                <w:webHidden/>
              </w:rPr>
              <w:fldChar w:fldCharType="end"/>
            </w:r>
          </w:hyperlink>
        </w:p>
        <w:p w14:paraId="7BB67CFF" w14:textId="771B1185"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63" w:history="1">
            <w:r w:rsidRPr="00FC457C">
              <w:rPr>
                <w:rStyle w:val="Hyperlink"/>
                <w:noProof/>
              </w:rPr>
              <w:t>3.4 System Requirement Analysis</w:t>
            </w:r>
            <w:r>
              <w:rPr>
                <w:noProof/>
                <w:webHidden/>
              </w:rPr>
              <w:tab/>
            </w:r>
            <w:r>
              <w:rPr>
                <w:noProof/>
                <w:webHidden/>
              </w:rPr>
              <w:fldChar w:fldCharType="begin"/>
            </w:r>
            <w:r>
              <w:rPr>
                <w:noProof/>
                <w:webHidden/>
              </w:rPr>
              <w:instrText xml:space="preserve"> PAGEREF _Toc229650863 \h </w:instrText>
            </w:r>
            <w:r>
              <w:rPr>
                <w:noProof/>
                <w:webHidden/>
              </w:rPr>
            </w:r>
            <w:r>
              <w:rPr>
                <w:noProof/>
                <w:webHidden/>
              </w:rPr>
              <w:fldChar w:fldCharType="separate"/>
            </w:r>
            <w:r>
              <w:rPr>
                <w:noProof/>
                <w:webHidden/>
              </w:rPr>
              <w:t>20</w:t>
            </w:r>
            <w:r>
              <w:rPr>
                <w:noProof/>
                <w:webHidden/>
              </w:rPr>
              <w:fldChar w:fldCharType="end"/>
            </w:r>
          </w:hyperlink>
        </w:p>
        <w:p w14:paraId="22E639ED" w14:textId="06588497"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64" w:history="1">
            <w:r w:rsidRPr="00FC457C">
              <w:rPr>
                <w:rStyle w:val="Hyperlink"/>
                <w:noProof/>
              </w:rPr>
              <w:t>3.4.1 Functional Requirements</w:t>
            </w:r>
            <w:r>
              <w:rPr>
                <w:noProof/>
                <w:webHidden/>
              </w:rPr>
              <w:tab/>
            </w:r>
            <w:r>
              <w:rPr>
                <w:noProof/>
                <w:webHidden/>
              </w:rPr>
              <w:fldChar w:fldCharType="begin"/>
            </w:r>
            <w:r>
              <w:rPr>
                <w:noProof/>
                <w:webHidden/>
              </w:rPr>
              <w:instrText xml:space="preserve"> PAGEREF _Toc229650864 \h </w:instrText>
            </w:r>
            <w:r>
              <w:rPr>
                <w:noProof/>
                <w:webHidden/>
              </w:rPr>
            </w:r>
            <w:r>
              <w:rPr>
                <w:noProof/>
                <w:webHidden/>
              </w:rPr>
              <w:fldChar w:fldCharType="separate"/>
            </w:r>
            <w:r>
              <w:rPr>
                <w:noProof/>
                <w:webHidden/>
              </w:rPr>
              <w:t>20</w:t>
            </w:r>
            <w:r>
              <w:rPr>
                <w:noProof/>
                <w:webHidden/>
              </w:rPr>
              <w:fldChar w:fldCharType="end"/>
            </w:r>
          </w:hyperlink>
        </w:p>
        <w:p w14:paraId="7548F32A" w14:textId="05F05B57"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65" w:history="1">
            <w:r w:rsidRPr="00FC457C">
              <w:rPr>
                <w:rStyle w:val="Hyperlink"/>
                <w:noProof/>
              </w:rPr>
              <w:t>3.4.2 Non-Functional Requirements</w:t>
            </w:r>
            <w:r>
              <w:rPr>
                <w:noProof/>
                <w:webHidden/>
              </w:rPr>
              <w:tab/>
            </w:r>
            <w:r>
              <w:rPr>
                <w:noProof/>
                <w:webHidden/>
              </w:rPr>
              <w:fldChar w:fldCharType="begin"/>
            </w:r>
            <w:r>
              <w:rPr>
                <w:noProof/>
                <w:webHidden/>
              </w:rPr>
              <w:instrText xml:space="preserve"> PAGEREF _Toc229650865 \h </w:instrText>
            </w:r>
            <w:r>
              <w:rPr>
                <w:noProof/>
                <w:webHidden/>
              </w:rPr>
            </w:r>
            <w:r>
              <w:rPr>
                <w:noProof/>
                <w:webHidden/>
              </w:rPr>
              <w:fldChar w:fldCharType="separate"/>
            </w:r>
            <w:r>
              <w:rPr>
                <w:noProof/>
                <w:webHidden/>
              </w:rPr>
              <w:t>20</w:t>
            </w:r>
            <w:r>
              <w:rPr>
                <w:noProof/>
                <w:webHidden/>
              </w:rPr>
              <w:fldChar w:fldCharType="end"/>
            </w:r>
          </w:hyperlink>
        </w:p>
        <w:p w14:paraId="0AA589B2" w14:textId="472775C2"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66" w:history="1">
            <w:r w:rsidRPr="00FC457C">
              <w:rPr>
                <w:rStyle w:val="Hyperlink"/>
                <w:noProof/>
              </w:rPr>
              <w:t>3.4.3 Unified Modeling Language (UML)</w:t>
            </w:r>
            <w:r>
              <w:rPr>
                <w:noProof/>
                <w:webHidden/>
              </w:rPr>
              <w:tab/>
            </w:r>
            <w:r>
              <w:rPr>
                <w:noProof/>
                <w:webHidden/>
              </w:rPr>
              <w:fldChar w:fldCharType="begin"/>
            </w:r>
            <w:r>
              <w:rPr>
                <w:noProof/>
                <w:webHidden/>
              </w:rPr>
              <w:instrText xml:space="preserve"> PAGEREF _Toc229650866 \h </w:instrText>
            </w:r>
            <w:r>
              <w:rPr>
                <w:noProof/>
                <w:webHidden/>
              </w:rPr>
            </w:r>
            <w:r>
              <w:rPr>
                <w:noProof/>
                <w:webHidden/>
              </w:rPr>
              <w:fldChar w:fldCharType="separate"/>
            </w:r>
            <w:r>
              <w:rPr>
                <w:noProof/>
                <w:webHidden/>
              </w:rPr>
              <w:t>20</w:t>
            </w:r>
            <w:r>
              <w:rPr>
                <w:noProof/>
                <w:webHidden/>
              </w:rPr>
              <w:fldChar w:fldCharType="end"/>
            </w:r>
          </w:hyperlink>
        </w:p>
        <w:p w14:paraId="0BA039D3" w14:textId="7CE58C06"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67" w:history="1">
            <w:r w:rsidRPr="00FC457C">
              <w:rPr>
                <w:rStyle w:val="Hyperlink"/>
                <w:noProof/>
              </w:rPr>
              <w:t>3.5 Database Design</w:t>
            </w:r>
            <w:r>
              <w:rPr>
                <w:noProof/>
                <w:webHidden/>
              </w:rPr>
              <w:tab/>
            </w:r>
            <w:r>
              <w:rPr>
                <w:noProof/>
                <w:webHidden/>
              </w:rPr>
              <w:fldChar w:fldCharType="begin"/>
            </w:r>
            <w:r>
              <w:rPr>
                <w:noProof/>
                <w:webHidden/>
              </w:rPr>
              <w:instrText xml:space="preserve"> PAGEREF _Toc229650867 \h </w:instrText>
            </w:r>
            <w:r>
              <w:rPr>
                <w:noProof/>
                <w:webHidden/>
              </w:rPr>
            </w:r>
            <w:r>
              <w:rPr>
                <w:noProof/>
                <w:webHidden/>
              </w:rPr>
              <w:fldChar w:fldCharType="separate"/>
            </w:r>
            <w:r>
              <w:rPr>
                <w:noProof/>
                <w:webHidden/>
              </w:rPr>
              <w:t>25</w:t>
            </w:r>
            <w:r>
              <w:rPr>
                <w:noProof/>
                <w:webHidden/>
              </w:rPr>
              <w:fldChar w:fldCharType="end"/>
            </w:r>
          </w:hyperlink>
        </w:p>
        <w:p w14:paraId="1CD7040F" w14:textId="7D6FA97F"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68" w:history="1">
            <w:r w:rsidRPr="00FC457C">
              <w:rPr>
                <w:rStyle w:val="Hyperlink"/>
                <w:noProof/>
              </w:rPr>
              <w:t>3.6 Testing Design</w:t>
            </w:r>
            <w:r>
              <w:rPr>
                <w:noProof/>
                <w:webHidden/>
              </w:rPr>
              <w:tab/>
            </w:r>
            <w:r>
              <w:rPr>
                <w:noProof/>
                <w:webHidden/>
              </w:rPr>
              <w:fldChar w:fldCharType="begin"/>
            </w:r>
            <w:r>
              <w:rPr>
                <w:noProof/>
                <w:webHidden/>
              </w:rPr>
              <w:instrText xml:space="preserve"> PAGEREF _Toc229650868 \h </w:instrText>
            </w:r>
            <w:r>
              <w:rPr>
                <w:noProof/>
                <w:webHidden/>
              </w:rPr>
            </w:r>
            <w:r>
              <w:rPr>
                <w:noProof/>
                <w:webHidden/>
              </w:rPr>
              <w:fldChar w:fldCharType="separate"/>
            </w:r>
            <w:r>
              <w:rPr>
                <w:noProof/>
                <w:webHidden/>
              </w:rPr>
              <w:t>26</w:t>
            </w:r>
            <w:r>
              <w:rPr>
                <w:noProof/>
                <w:webHidden/>
              </w:rPr>
              <w:fldChar w:fldCharType="end"/>
            </w:r>
          </w:hyperlink>
        </w:p>
        <w:p w14:paraId="7FC373F5" w14:textId="3C5A3D63"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69" w:history="1">
            <w:r w:rsidRPr="00FC457C">
              <w:rPr>
                <w:rStyle w:val="Hyperlink"/>
                <w:noProof/>
              </w:rPr>
              <w:t>3.6.1 Test Cases</w:t>
            </w:r>
            <w:r>
              <w:rPr>
                <w:noProof/>
                <w:webHidden/>
              </w:rPr>
              <w:tab/>
            </w:r>
            <w:r>
              <w:rPr>
                <w:noProof/>
                <w:webHidden/>
              </w:rPr>
              <w:fldChar w:fldCharType="begin"/>
            </w:r>
            <w:r>
              <w:rPr>
                <w:noProof/>
                <w:webHidden/>
              </w:rPr>
              <w:instrText xml:space="preserve"> PAGEREF _Toc229650869 \h </w:instrText>
            </w:r>
            <w:r>
              <w:rPr>
                <w:noProof/>
                <w:webHidden/>
              </w:rPr>
            </w:r>
            <w:r>
              <w:rPr>
                <w:noProof/>
                <w:webHidden/>
              </w:rPr>
              <w:fldChar w:fldCharType="separate"/>
            </w:r>
            <w:r>
              <w:rPr>
                <w:noProof/>
                <w:webHidden/>
              </w:rPr>
              <w:t>26</w:t>
            </w:r>
            <w:r>
              <w:rPr>
                <w:noProof/>
                <w:webHidden/>
              </w:rPr>
              <w:fldChar w:fldCharType="end"/>
            </w:r>
          </w:hyperlink>
        </w:p>
        <w:p w14:paraId="08448D45" w14:textId="14F1CA31"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70" w:history="1">
            <w:r w:rsidRPr="00FC457C">
              <w:rPr>
                <w:rStyle w:val="Hyperlink"/>
                <w:noProof/>
              </w:rPr>
              <w:t>3.7 Chapter Summary</w:t>
            </w:r>
            <w:r>
              <w:rPr>
                <w:noProof/>
                <w:webHidden/>
              </w:rPr>
              <w:tab/>
            </w:r>
            <w:r>
              <w:rPr>
                <w:noProof/>
                <w:webHidden/>
              </w:rPr>
              <w:fldChar w:fldCharType="begin"/>
            </w:r>
            <w:r>
              <w:rPr>
                <w:noProof/>
                <w:webHidden/>
              </w:rPr>
              <w:instrText xml:space="preserve"> PAGEREF _Toc229650870 \h </w:instrText>
            </w:r>
            <w:r>
              <w:rPr>
                <w:noProof/>
                <w:webHidden/>
              </w:rPr>
            </w:r>
            <w:r>
              <w:rPr>
                <w:noProof/>
                <w:webHidden/>
              </w:rPr>
              <w:fldChar w:fldCharType="separate"/>
            </w:r>
            <w:r>
              <w:rPr>
                <w:noProof/>
                <w:webHidden/>
              </w:rPr>
              <w:t>27</w:t>
            </w:r>
            <w:r>
              <w:rPr>
                <w:noProof/>
                <w:webHidden/>
              </w:rPr>
              <w:fldChar w:fldCharType="end"/>
            </w:r>
          </w:hyperlink>
        </w:p>
        <w:p w14:paraId="48EC4EEE" w14:textId="173434DC"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71" w:history="1">
            <w:r w:rsidRPr="00FC457C">
              <w:rPr>
                <w:rStyle w:val="Hyperlink"/>
                <w:noProof/>
              </w:rPr>
              <w:t>CHAPTER FOUR: RESEARCH FINDINGS AND DISCUSSION</w:t>
            </w:r>
            <w:r>
              <w:rPr>
                <w:noProof/>
                <w:webHidden/>
              </w:rPr>
              <w:tab/>
            </w:r>
            <w:r>
              <w:rPr>
                <w:noProof/>
                <w:webHidden/>
              </w:rPr>
              <w:fldChar w:fldCharType="begin"/>
            </w:r>
            <w:r>
              <w:rPr>
                <w:noProof/>
                <w:webHidden/>
              </w:rPr>
              <w:instrText xml:space="preserve"> PAGEREF _Toc229650871 \h </w:instrText>
            </w:r>
            <w:r>
              <w:rPr>
                <w:noProof/>
                <w:webHidden/>
              </w:rPr>
            </w:r>
            <w:r>
              <w:rPr>
                <w:noProof/>
                <w:webHidden/>
              </w:rPr>
              <w:fldChar w:fldCharType="separate"/>
            </w:r>
            <w:r>
              <w:rPr>
                <w:noProof/>
                <w:webHidden/>
              </w:rPr>
              <w:t>28</w:t>
            </w:r>
            <w:r>
              <w:rPr>
                <w:noProof/>
                <w:webHidden/>
              </w:rPr>
              <w:fldChar w:fldCharType="end"/>
            </w:r>
          </w:hyperlink>
        </w:p>
        <w:p w14:paraId="2C9CE983" w14:textId="5497DE22"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72" w:history="1">
            <w:r w:rsidRPr="00FC457C">
              <w:rPr>
                <w:rStyle w:val="Hyperlink"/>
                <w:noProof/>
              </w:rPr>
              <w:t>4.1 Introduction</w:t>
            </w:r>
            <w:r>
              <w:rPr>
                <w:noProof/>
                <w:webHidden/>
              </w:rPr>
              <w:tab/>
            </w:r>
            <w:r>
              <w:rPr>
                <w:noProof/>
                <w:webHidden/>
              </w:rPr>
              <w:fldChar w:fldCharType="begin"/>
            </w:r>
            <w:r>
              <w:rPr>
                <w:noProof/>
                <w:webHidden/>
              </w:rPr>
              <w:instrText xml:space="preserve"> PAGEREF _Toc229650872 \h </w:instrText>
            </w:r>
            <w:r>
              <w:rPr>
                <w:noProof/>
                <w:webHidden/>
              </w:rPr>
            </w:r>
            <w:r>
              <w:rPr>
                <w:noProof/>
                <w:webHidden/>
              </w:rPr>
              <w:fldChar w:fldCharType="separate"/>
            </w:r>
            <w:r>
              <w:rPr>
                <w:noProof/>
                <w:webHidden/>
              </w:rPr>
              <w:t>28</w:t>
            </w:r>
            <w:r>
              <w:rPr>
                <w:noProof/>
                <w:webHidden/>
              </w:rPr>
              <w:fldChar w:fldCharType="end"/>
            </w:r>
          </w:hyperlink>
        </w:p>
        <w:p w14:paraId="1AB71365" w14:textId="49490336"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73" w:history="1">
            <w:r w:rsidRPr="00FC457C">
              <w:rPr>
                <w:rStyle w:val="Hyperlink"/>
                <w:noProof/>
              </w:rPr>
              <w:t>4.2 Presentation of Findings</w:t>
            </w:r>
            <w:r>
              <w:rPr>
                <w:noProof/>
                <w:webHidden/>
              </w:rPr>
              <w:tab/>
            </w:r>
            <w:r>
              <w:rPr>
                <w:noProof/>
                <w:webHidden/>
              </w:rPr>
              <w:fldChar w:fldCharType="begin"/>
            </w:r>
            <w:r>
              <w:rPr>
                <w:noProof/>
                <w:webHidden/>
              </w:rPr>
              <w:instrText xml:space="preserve"> PAGEREF _Toc229650873 \h </w:instrText>
            </w:r>
            <w:r>
              <w:rPr>
                <w:noProof/>
                <w:webHidden/>
              </w:rPr>
            </w:r>
            <w:r>
              <w:rPr>
                <w:noProof/>
                <w:webHidden/>
              </w:rPr>
              <w:fldChar w:fldCharType="separate"/>
            </w:r>
            <w:r>
              <w:rPr>
                <w:noProof/>
                <w:webHidden/>
              </w:rPr>
              <w:t>28</w:t>
            </w:r>
            <w:r>
              <w:rPr>
                <w:noProof/>
                <w:webHidden/>
              </w:rPr>
              <w:fldChar w:fldCharType="end"/>
            </w:r>
          </w:hyperlink>
        </w:p>
        <w:p w14:paraId="7C6FC422" w14:textId="3B2FCC01"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74" w:history="1">
            <w:r w:rsidRPr="00FC457C">
              <w:rPr>
                <w:rStyle w:val="Hyperlink"/>
                <w:noProof/>
              </w:rPr>
              <w:t>4.2.1 Objective One: To Analyse the Distribution, Characteristics and Operational Status of Water Points in the Maji Mengi Region</w:t>
            </w:r>
            <w:r>
              <w:rPr>
                <w:noProof/>
                <w:webHidden/>
              </w:rPr>
              <w:tab/>
            </w:r>
            <w:r>
              <w:rPr>
                <w:noProof/>
                <w:webHidden/>
              </w:rPr>
              <w:fldChar w:fldCharType="begin"/>
            </w:r>
            <w:r>
              <w:rPr>
                <w:noProof/>
                <w:webHidden/>
              </w:rPr>
              <w:instrText xml:space="preserve"> PAGEREF _Toc229650874 \h </w:instrText>
            </w:r>
            <w:r>
              <w:rPr>
                <w:noProof/>
                <w:webHidden/>
              </w:rPr>
            </w:r>
            <w:r>
              <w:rPr>
                <w:noProof/>
                <w:webHidden/>
              </w:rPr>
              <w:fldChar w:fldCharType="separate"/>
            </w:r>
            <w:r>
              <w:rPr>
                <w:noProof/>
                <w:webHidden/>
              </w:rPr>
              <w:t>28</w:t>
            </w:r>
            <w:r>
              <w:rPr>
                <w:noProof/>
                <w:webHidden/>
              </w:rPr>
              <w:fldChar w:fldCharType="end"/>
            </w:r>
          </w:hyperlink>
        </w:p>
        <w:p w14:paraId="66C44043" w14:textId="53D0FE79"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75" w:history="1">
            <w:r w:rsidRPr="00FC457C">
              <w:rPr>
                <w:rStyle w:val="Hyperlink"/>
                <w:noProof/>
              </w:rPr>
              <w:t>4.2.2 Objective Two: To Identify Key Factors Associated with Functional, Non-Functional and Partially Functional Water Points</w:t>
            </w:r>
            <w:r>
              <w:rPr>
                <w:noProof/>
                <w:webHidden/>
              </w:rPr>
              <w:tab/>
            </w:r>
            <w:r>
              <w:rPr>
                <w:noProof/>
                <w:webHidden/>
              </w:rPr>
              <w:fldChar w:fldCharType="begin"/>
            </w:r>
            <w:r>
              <w:rPr>
                <w:noProof/>
                <w:webHidden/>
              </w:rPr>
              <w:instrText xml:space="preserve"> PAGEREF _Toc229650875 \h </w:instrText>
            </w:r>
            <w:r>
              <w:rPr>
                <w:noProof/>
                <w:webHidden/>
              </w:rPr>
            </w:r>
            <w:r>
              <w:rPr>
                <w:noProof/>
                <w:webHidden/>
              </w:rPr>
              <w:fldChar w:fldCharType="separate"/>
            </w:r>
            <w:r>
              <w:rPr>
                <w:noProof/>
                <w:webHidden/>
              </w:rPr>
              <w:t>30</w:t>
            </w:r>
            <w:r>
              <w:rPr>
                <w:noProof/>
                <w:webHidden/>
              </w:rPr>
              <w:fldChar w:fldCharType="end"/>
            </w:r>
          </w:hyperlink>
        </w:p>
        <w:p w14:paraId="11E24A8C" w14:textId="2ECCD86F"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76" w:history="1">
            <w:r w:rsidRPr="00FC457C">
              <w:rPr>
                <w:rStyle w:val="Hyperlink"/>
                <w:noProof/>
              </w:rPr>
              <w:t>4.2.3 Objective Three: To Develop Predictive Models Capable of Estimating the Likelihood of Water Point Failure</w:t>
            </w:r>
            <w:r>
              <w:rPr>
                <w:noProof/>
                <w:webHidden/>
              </w:rPr>
              <w:tab/>
            </w:r>
            <w:r>
              <w:rPr>
                <w:noProof/>
                <w:webHidden/>
              </w:rPr>
              <w:fldChar w:fldCharType="begin"/>
            </w:r>
            <w:r>
              <w:rPr>
                <w:noProof/>
                <w:webHidden/>
              </w:rPr>
              <w:instrText xml:space="preserve"> PAGEREF _Toc229650876 \h </w:instrText>
            </w:r>
            <w:r>
              <w:rPr>
                <w:noProof/>
                <w:webHidden/>
              </w:rPr>
            </w:r>
            <w:r>
              <w:rPr>
                <w:noProof/>
                <w:webHidden/>
              </w:rPr>
              <w:fldChar w:fldCharType="separate"/>
            </w:r>
            <w:r>
              <w:rPr>
                <w:noProof/>
                <w:webHidden/>
              </w:rPr>
              <w:t>33</w:t>
            </w:r>
            <w:r>
              <w:rPr>
                <w:noProof/>
                <w:webHidden/>
              </w:rPr>
              <w:fldChar w:fldCharType="end"/>
            </w:r>
          </w:hyperlink>
        </w:p>
        <w:p w14:paraId="3152882B" w14:textId="7476A3D8"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77" w:history="1">
            <w:r w:rsidRPr="00FC457C">
              <w:rPr>
                <w:rStyle w:val="Hyperlink"/>
                <w:noProof/>
              </w:rPr>
              <w:t>4.2.4 Objective Four: To Visualise Analytical Findings Using Dashboards and Charts that Support Decision Making by Stakeholders</w:t>
            </w:r>
            <w:r>
              <w:rPr>
                <w:noProof/>
                <w:webHidden/>
              </w:rPr>
              <w:tab/>
            </w:r>
            <w:r>
              <w:rPr>
                <w:noProof/>
                <w:webHidden/>
              </w:rPr>
              <w:fldChar w:fldCharType="begin"/>
            </w:r>
            <w:r>
              <w:rPr>
                <w:noProof/>
                <w:webHidden/>
              </w:rPr>
              <w:instrText xml:space="preserve"> PAGEREF _Toc229650877 \h </w:instrText>
            </w:r>
            <w:r>
              <w:rPr>
                <w:noProof/>
                <w:webHidden/>
              </w:rPr>
            </w:r>
            <w:r>
              <w:rPr>
                <w:noProof/>
                <w:webHidden/>
              </w:rPr>
              <w:fldChar w:fldCharType="separate"/>
            </w:r>
            <w:r>
              <w:rPr>
                <w:noProof/>
                <w:webHidden/>
              </w:rPr>
              <w:t>35</w:t>
            </w:r>
            <w:r>
              <w:rPr>
                <w:noProof/>
                <w:webHidden/>
              </w:rPr>
              <w:fldChar w:fldCharType="end"/>
            </w:r>
          </w:hyperlink>
        </w:p>
        <w:p w14:paraId="463EB303" w14:textId="5B0739BF"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78" w:history="1">
            <w:r w:rsidRPr="00FC457C">
              <w:rPr>
                <w:rStyle w:val="Hyperlink"/>
                <w:noProof/>
              </w:rPr>
              <w:t>4.2.5 Objective Five: To Clean, Analyse, Visualise and Model the Maji Mengi Water Access Data to Derive Key Insights for Community Leaders</w:t>
            </w:r>
            <w:r>
              <w:rPr>
                <w:noProof/>
                <w:webHidden/>
              </w:rPr>
              <w:tab/>
            </w:r>
            <w:r>
              <w:rPr>
                <w:noProof/>
                <w:webHidden/>
              </w:rPr>
              <w:fldChar w:fldCharType="begin"/>
            </w:r>
            <w:r>
              <w:rPr>
                <w:noProof/>
                <w:webHidden/>
              </w:rPr>
              <w:instrText xml:space="preserve"> PAGEREF _Toc229650878 \h </w:instrText>
            </w:r>
            <w:r>
              <w:rPr>
                <w:noProof/>
                <w:webHidden/>
              </w:rPr>
            </w:r>
            <w:r>
              <w:rPr>
                <w:noProof/>
                <w:webHidden/>
              </w:rPr>
              <w:fldChar w:fldCharType="separate"/>
            </w:r>
            <w:r>
              <w:rPr>
                <w:noProof/>
                <w:webHidden/>
              </w:rPr>
              <w:t>41</w:t>
            </w:r>
            <w:r>
              <w:rPr>
                <w:noProof/>
                <w:webHidden/>
              </w:rPr>
              <w:fldChar w:fldCharType="end"/>
            </w:r>
          </w:hyperlink>
        </w:p>
        <w:p w14:paraId="6E664850" w14:textId="794FB109"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79" w:history="1">
            <w:r w:rsidRPr="00FC457C">
              <w:rPr>
                <w:rStyle w:val="Hyperlink"/>
                <w:noProof/>
              </w:rPr>
              <w:t>4.3 Chapter Summary</w:t>
            </w:r>
            <w:r>
              <w:rPr>
                <w:noProof/>
                <w:webHidden/>
              </w:rPr>
              <w:tab/>
            </w:r>
            <w:r>
              <w:rPr>
                <w:noProof/>
                <w:webHidden/>
              </w:rPr>
              <w:fldChar w:fldCharType="begin"/>
            </w:r>
            <w:r>
              <w:rPr>
                <w:noProof/>
                <w:webHidden/>
              </w:rPr>
              <w:instrText xml:space="preserve"> PAGEREF _Toc229650879 \h </w:instrText>
            </w:r>
            <w:r>
              <w:rPr>
                <w:noProof/>
                <w:webHidden/>
              </w:rPr>
            </w:r>
            <w:r>
              <w:rPr>
                <w:noProof/>
                <w:webHidden/>
              </w:rPr>
              <w:fldChar w:fldCharType="separate"/>
            </w:r>
            <w:r>
              <w:rPr>
                <w:noProof/>
                <w:webHidden/>
              </w:rPr>
              <w:t>43</w:t>
            </w:r>
            <w:r>
              <w:rPr>
                <w:noProof/>
                <w:webHidden/>
              </w:rPr>
              <w:fldChar w:fldCharType="end"/>
            </w:r>
          </w:hyperlink>
        </w:p>
        <w:p w14:paraId="64F1172D" w14:textId="34D8A0FC"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80" w:history="1">
            <w:r w:rsidRPr="00FC457C">
              <w:rPr>
                <w:rStyle w:val="Hyperlink"/>
                <w:noProof/>
              </w:rPr>
              <w:t>CHAPTER FIVE: SUMMARY, CONCLUSIONS AND RECOMMENDATIONS</w:t>
            </w:r>
            <w:r>
              <w:rPr>
                <w:noProof/>
                <w:webHidden/>
              </w:rPr>
              <w:tab/>
            </w:r>
            <w:r>
              <w:rPr>
                <w:noProof/>
                <w:webHidden/>
              </w:rPr>
              <w:fldChar w:fldCharType="begin"/>
            </w:r>
            <w:r>
              <w:rPr>
                <w:noProof/>
                <w:webHidden/>
              </w:rPr>
              <w:instrText xml:space="preserve"> PAGEREF _Toc229650880 \h </w:instrText>
            </w:r>
            <w:r>
              <w:rPr>
                <w:noProof/>
                <w:webHidden/>
              </w:rPr>
            </w:r>
            <w:r>
              <w:rPr>
                <w:noProof/>
                <w:webHidden/>
              </w:rPr>
              <w:fldChar w:fldCharType="separate"/>
            </w:r>
            <w:r>
              <w:rPr>
                <w:noProof/>
                <w:webHidden/>
              </w:rPr>
              <w:t>44</w:t>
            </w:r>
            <w:r>
              <w:rPr>
                <w:noProof/>
                <w:webHidden/>
              </w:rPr>
              <w:fldChar w:fldCharType="end"/>
            </w:r>
          </w:hyperlink>
        </w:p>
        <w:p w14:paraId="10130BC4" w14:textId="48DAA07B"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81" w:history="1">
            <w:r w:rsidRPr="00FC457C">
              <w:rPr>
                <w:rStyle w:val="Hyperlink"/>
                <w:noProof/>
              </w:rPr>
              <w:t>5.1 Introduction</w:t>
            </w:r>
            <w:r>
              <w:rPr>
                <w:noProof/>
                <w:webHidden/>
              </w:rPr>
              <w:tab/>
            </w:r>
            <w:r>
              <w:rPr>
                <w:noProof/>
                <w:webHidden/>
              </w:rPr>
              <w:fldChar w:fldCharType="begin"/>
            </w:r>
            <w:r>
              <w:rPr>
                <w:noProof/>
                <w:webHidden/>
              </w:rPr>
              <w:instrText xml:space="preserve"> PAGEREF _Toc229650881 \h </w:instrText>
            </w:r>
            <w:r>
              <w:rPr>
                <w:noProof/>
                <w:webHidden/>
              </w:rPr>
            </w:r>
            <w:r>
              <w:rPr>
                <w:noProof/>
                <w:webHidden/>
              </w:rPr>
              <w:fldChar w:fldCharType="separate"/>
            </w:r>
            <w:r>
              <w:rPr>
                <w:noProof/>
                <w:webHidden/>
              </w:rPr>
              <w:t>44</w:t>
            </w:r>
            <w:r>
              <w:rPr>
                <w:noProof/>
                <w:webHidden/>
              </w:rPr>
              <w:fldChar w:fldCharType="end"/>
            </w:r>
          </w:hyperlink>
        </w:p>
        <w:p w14:paraId="45B71FB1" w14:textId="136C0B95"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82" w:history="1">
            <w:r w:rsidRPr="00FC457C">
              <w:rPr>
                <w:rStyle w:val="Hyperlink"/>
                <w:noProof/>
              </w:rPr>
              <w:t>5.2 Organization of the Study</w:t>
            </w:r>
            <w:r>
              <w:rPr>
                <w:noProof/>
                <w:webHidden/>
              </w:rPr>
              <w:tab/>
            </w:r>
            <w:r>
              <w:rPr>
                <w:noProof/>
                <w:webHidden/>
              </w:rPr>
              <w:fldChar w:fldCharType="begin"/>
            </w:r>
            <w:r>
              <w:rPr>
                <w:noProof/>
                <w:webHidden/>
              </w:rPr>
              <w:instrText xml:space="preserve"> PAGEREF _Toc229650882 \h </w:instrText>
            </w:r>
            <w:r>
              <w:rPr>
                <w:noProof/>
                <w:webHidden/>
              </w:rPr>
            </w:r>
            <w:r>
              <w:rPr>
                <w:noProof/>
                <w:webHidden/>
              </w:rPr>
              <w:fldChar w:fldCharType="separate"/>
            </w:r>
            <w:r>
              <w:rPr>
                <w:noProof/>
                <w:webHidden/>
              </w:rPr>
              <w:t>44</w:t>
            </w:r>
            <w:r>
              <w:rPr>
                <w:noProof/>
                <w:webHidden/>
              </w:rPr>
              <w:fldChar w:fldCharType="end"/>
            </w:r>
          </w:hyperlink>
        </w:p>
        <w:p w14:paraId="1D4799B4" w14:textId="64622864"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83" w:history="1">
            <w:r w:rsidRPr="00FC457C">
              <w:rPr>
                <w:rStyle w:val="Hyperlink"/>
                <w:noProof/>
              </w:rPr>
              <w:t>5.3 Summary of Findings</w:t>
            </w:r>
            <w:r>
              <w:rPr>
                <w:noProof/>
                <w:webHidden/>
              </w:rPr>
              <w:tab/>
            </w:r>
            <w:r>
              <w:rPr>
                <w:noProof/>
                <w:webHidden/>
              </w:rPr>
              <w:fldChar w:fldCharType="begin"/>
            </w:r>
            <w:r>
              <w:rPr>
                <w:noProof/>
                <w:webHidden/>
              </w:rPr>
              <w:instrText xml:space="preserve"> PAGEREF _Toc229650883 \h </w:instrText>
            </w:r>
            <w:r>
              <w:rPr>
                <w:noProof/>
                <w:webHidden/>
              </w:rPr>
            </w:r>
            <w:r>
              <w:rPr>
                <w:noProof/>
                <w:webHidden/>
              </w:rPr>
              <w:fldChar w:fldCharType="separate"/>
            </w:r>
            <w:r>
              <w:rPr>
                <w:noProof/>
                <w:webHidden/>
              </w:rPr>
              <w:t>44</w:t>
            </w:r>
            <w:r>
              <w:rPr>
                <w:noProof/>
                <w:webHidden/>
              </w:rPr>
              <w:fldChar w:fldCharType="end"/>
            </w:r>
          </w:hyperlink>
        </w:p>
        <w:p w14:paraId="5EE03E0B" w14:textId="38BB1034"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84" w:history="1">
            <w:r w:rsidRPr="00FC457C">
              <w:rPr>
                <w:rStyle w:val="Hyperlink"/>
                <w:noProof/>
              </w:rPr>
              <w:t>5.</w:t>
            </w:r>
            <w:r w:rsidRPr="00FC457C">
              <w:rPr>
                <w:rStyle w:val="Hyperlink"/>
                <w:noProof/>
                <w:lang w:val="en-US"/>
              </w:rPr>
              <w:t>3</w:t>
            </w:r>
            <w:r w:rsidRPr="00FC457C">
              <w:rPr>
                <w:rStyle w:val="Hyperlink"/>
                <w:noProof/>
              </w:rPr>
              <w:t>.1 Objective One: Distribution and Operational Status of Water Points</w:t>
            </w:r>
            <w:r>
              <w:rPr>
                <w:noProof/>
                <w:webHidden/>
              </w:rPr>
              <w:tab/>
            </w:r>
            <w:r>
              <w:rPr>
                <w:noProof/>
                <w:webHidden/>
              </w:rPr>
              <w:fldChar w:fldCharType="begin"/>
            </w:r>
            <w:r>
              <w:rPr>
                <w:noProof/>
                <w:webHidden/>
              </w:rPr>
              <w:instrText xml:space="preserve"> PAGEREF _Toc229650884 \h </w:instrText>
            </w:r>
            <w:r>
              <w:rPr>
                <w:noProof/>
                <w:webHidden/>
              </w:rPr>
            </w:r>
            <w:r>
              <w:rPr>
                <w:noProof/>
                <w:webHidden/>
              </w:rPr>
              <w:fldChar w:fldCharType="separate"/>
            </w:r>
            <w:r>
              <w:rPr>
                <w:noProof/>
                <w:webHidden/>
              </w:rPr>
              <w:t>44</w:t>
            </w:r>
            <w:r>
              <w:rPr>
                <w:noProof/>
                <w:webHidden/>
              </w:rPr>
              <w:fldChar w:fldCharType="end"/>
            </w:r>
          </w:hyperlink>
        </w:p>
        <w:p w14:paraId="5BB919EA" w14:textId="188A71C8"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85" w:history="1">
            <w:r w:rsidRPr="00FC457C">
              <w:rPr>
                <w:rStyle w:val="Hyperlink"/>
                <w:noProof/>
              </w:rPr>
              <w:t>5.</w:t>
            </w:r>
            <w:r w:rsidRPr="00FC457C">
              <w:rPr>
                <w:rStyle w:val="Hyperlink"/>
                <w:noProof/>
                <w:lang w:val="en-US"/>
              </w:rPr>
              <w:t>3</w:t>
            </w:r>
            <w:r w:rsidRPr="00FC457C">
              <w:rPr>
                <w:rStyle w:val="Hyperlink"/>
                <w:noProof/>
              </w:rPr>
              <w:t>.2 Objective Two: Key Factors Influencing Water Point Performance</w:t>
            </w:r>
            <w:r>
              <w:rPr>
                <w:noProof/>
                <w:webHidden/>
              </w:rPr>
              <w:tab/>
            </w:r>
            <w:r>
              <w:rPr>
                <w:noProof/>
                <w:webHidden/>
              </w:rPr>
              <w:fldChar w:fldCharType="begin"/>
            </w:r>
            <w:r>
              <w:rPr>
                <w:noProof/>
                <w:webHidden/>
              </w:rPr>
              <w:instrText xml:space="preserve"> PAGEREF _Toc229650885 \h </w:instrText>
            </w:r>
            <w:r>
              <w:rPr>
                <w:noProof/>
                <w:webHidden/>
              </w:rPr>
            </w:r>
            <w:r>
              <w:rPr>
                <w:noProof/>
                <w:webHidden/>
              </w:rPr>
              <w:fldChar w:fldCharType="separate"/>
            </w:r>
            <w:r>
              <w:rPr>
                <w:noProof/>
                <w:webHidden/>
              </w:rPr>
              <w:t>45</w:t>
            </w:r>
            <w:r>
              <w:rPr>
                <w:noProof/>
                <w:webHidden/>
              </w:rPr>
              <w:fldChar w:fldCharType="end"/>
            </w:r>
          </w:hyperlink>
        </w:p>
        <w:p w14:paraId="672411C1" w14:textId="173D2A68"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86" w:history="1">
            <w:r w:rsidRPr="00FC457C">
              <w:rPr>
                <w:rStyle w:val="Hyperlink"/>
                <w:noProof/>
              </w:rPr>
              <w:t>5.</w:t>
            </w:r>
            <w:r w:rsidRPr="00FC457C">
              <w:rPr>
                <w:rStyle w:val="Hyperlink"/>
                <w:noProof/>
                <w:lang w:val="en-US"/>
              </w:rPr>
              <w:t>3</w:t>
            </w:r>
            <w:r w:rsidRPr="00FC457C">
              <w:rPr>
                <w:rStyle w:val="Hyperlink"/>
                <w:noProof/>
              </w:rPr>
              <w:t>.3 Objective Three: Predictive Modelling of Water Point Failure</w:t>
            </w:r>
            <w:r>
              <w:rPr>
                <w:noProof/>
                <w:webHidden/>
              </w:rPr>
              <w:tab/>
            </w:r>
            <w:r>
              <w:rPr>
                <w:noProof/>
                <w:webHidden/>
              </w:rPr>
              <w:fldChar w:fldCharType="begin"/>
            </w:r>
            <w:r>
              <w:rPr>
                <w:noProof/>
                <w:webHidden/>
              </w:rPr>
              <w:instrText xml:space="preserve"> PAGEREF _Toc229650886 \h </w:instrText>
            </w:r>
            <w:r>
              <w:rPr>
                <w:noProof/>
                <w:webHidden/>
              </w:rPr>
            </w:r>
            <w:r>
              <w:rPr>
                <w:noProof/>
                <w:webHidden/>
              </w:rPr>
              <w:fldChar w:fldCharType="separate"/>
            </w:r>
            <w:r>
              <w:rPr>
                <w:noProof/>
                <w:webHidden/>
              </w:rPr>
              <w:t>45</w:t>
            </w:r>
            <w:r>
              <w:rPr>
                <w:noProof/>
                <w:webHidden/>
              </w:rPr>
              <w:fldChar w:fldCharType="end"/>
            </w:r>
          </w:hyperlink>
        </w:p>
        <w:p w14:paraId="6DC9FA98" w14:textId="66C4D76B"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87" w:history="1">
            <w:r w:rsidRPr="00FC457C">
              <w:rPr>
                <w:rStyle w:val="Hyperlink"/>
                <w:noProof/>
              </w:rPr>
              <w:t>5.</w:t>
            </w:r>
            <w:r w:rsidRPr="00FC457C">
              <w:rPr>
                <w:rStyle w:val="Hyperlink"/>
                <w:noProof/>
                <w:lang w:val="en-US"/>
              </w:rPr>
              <w:t>3</w:t>
            </w:r>
            <w:r w:rsidRPr="00FC457C">
              <w:rPr>
                <w:rStyle w:val="Hyperlink"/>
                <w:noProof/>
              </w:rPr>
              <w:t>.4 Objective Four: Visualisation and Dashboard Development</w:t>
            </w:r>
            <w:r>
              <w:rPr>
                <w:noProof/>
                <w:webHidden/>
              </w:rPr>
              <w:tab/>
            </w:r>
            <w:r>
              <w:rPr>
                <w:noProof/>
                <w:webHidden/>
              </w:rPr>
              <w:fldChar w:fldCharType="begin"/>
            </w:r>
            <w:r>
              <w:rPr>
                <w:noProof/>
                <w:webHidden/>
              </w:rPr>
              <w:instrText xml:space="preserve"> PAGEREF _Toc229650887 \h </w:instrText>
            </w:r>
            <w:r>
              <w:rPr>
                <w:noProof/>
                <w:webHidden/>
              </w:rPr>
            </w:r>
            <w:r>
              <w:rPr>
                <w:noProof/>
                <w:webHidden/>
              </w:rPr>
              <w:fldChar w:fldCharType="separate"/>
            </w:r>
            <w:r>
              <w:rPr>
                <w:noProof/>
                <w:webHidden/>
              </w:rPr>
              <w:t>45</w:t>
            </w:r>
            <w:r>
              <w:rPr>
                <w:noProof/>
                <w:webHidden/>
              </w:rPr>
              <w:fldChar w:fldCharType="end"/>
            </w:r>
          </w:hyperlink>
        </w:p>
        <w:p w14:paraId="789F7F1E" w14:textId="2E9051B7" w:rsidR="00AC45BF" w:rsidRDefault="00AC45BF">
          <w:pPr>
            <w:pStyle w:val="TOC3"/>
            <w:tabs>
              <w:tab w:val="right" w:leader="dot" w:pos="8656"/>
            </w:tabs>
            <w:rPr>
              <w:rFonts w:asciiTheme="minorHAnsi" w:eastAsiaTheme="minorEastAsia" w:hAnsiTheme="minorHAnsi" w:cstheme="minorBidi"/>
              <w:noProof/>
              <w:kern w:val="2"/>
              <w14:ligatures w14:val="standardContextual"/>
            </w:rPr>
          </w:pPr>
          <w:hyperlink w:anchor="_Toc229650888" w:history="1">
            <w:r w:rsidRPr="00FC457C">
              <w:rPr>
                <w:rStyle w:val="Hyperlink"/>
                <w:noProof/>
              </w:rPr>
              <w:t>5.</w:t>
            </w:r>
            <w:r w:rsidRPr="00FC457C">
              <w:rPr>
                <w:rStyle w:val="Hyperlink"/>
                <w:noProof/>
                <w:lang w:val="en-US"/>
              </w:rPr>
              <w:t>3</w:t>
            </w:r>
            <w:r w:rsidRPr="00FC457C">
              <w:rPr>
                <w:rStyle w:val="Hyperlink"/>
                <w:noProof/>
              </w:rPr>
              <w:t>.5 Objective Five: Data-Driven Insights for Community Leaders</w:t>
            </w:r>
            <w:r>
              <w:rPr>
                <w:noProof/>
                <w:webHidden/>
              </w:rPr>
              <w:tab/>
            </w:r>
            <w:r>
              <w:rPr>
                <w:noProof/>
                <w:webHidden/>
              </w:rPr>
              <w:fldChar w:fldCharType="begin"/>
            </w:r>
            <w:r>
              <w:rPr>
                <w:noProof/>
                <w:webHidden/>
              </w:rPr>
              <w:instrText xml:space="preserve"> PAGEREF _Toc229650888 \h </w:instrText>
            </w:r>
            <w:r>
              <w:rPr>
                <w:noProof/>
                <w:webHidden/>
              </w:rPr>
            </w:r>
            <w:r>
              <w:rPr>
                <w:noProof/>
                <w:webHidden/>
              </w:rPr>
              <w:fldChar w:fldCharType="separate"/>
            </w:r>
            <w:r>
              <w:rPr>
                <w:noProof/>
                <w:webHidden/>
              </w:rPr>
              <w:t>46</w:t>
            </w:r>
            <w:r>
              <w:rPr>
                <w:noProof/>
                <w:webHidden/>
              </w:rPr>
              <w:fldChar w:fldCharType="end"/>
            </w:r>
          </w:hyperlink>
        </w:p>
        <w:p w14:paraId="19DCA34D" w14:textId="7C9469F5"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89" w:history="1">
            <w:r w:rsidRPr="00FC457C">
              <w:rPr>
                <w:rStyle w:val="Hyperlink"/>
                <w:noProof/>
              </w:rPr>
              <w:t>5.4 Conclusions</w:t>
            </w:r>
            <w:r>
              <w:rPr>
                <w:noProof/>
                <w:webHidden/>
              </w:rPr>
              <w:tab/>
            </w:r>
            <w:r>
              <w:rPr>
                <w:noProof/>
                <w:webHidden/>
              </w:rPr>
              <w:fldChar w:fldCharType="begin"/>
            </w:r>
            <w:r>
              <w:rPr>
                <w:noProof/>
                <w:webHidden/>
              </w:rPr>
              <w:instrText xml:space="preserve"> PAGEREF _Toc229650889 \h </w:instrText>
            </w:r>
            <w:r>
              <w:rPr>
                <w:noProof/>
                <w:webHidden/>
              </w:rPr>
            </w:r>
            <w:r>
              <w:rPr>
                <w:noProof/>
                <w:webHidden/>
              </w:rPr>
              <w:fldChar w:fldCharType="separate"/>
            </w:r>
            <w:r>
              <w:rPr>
                <w:noProof/>
                <w:webHidden/>
              </w:rPr>
              <w:t>46</w:t>
            </w:r>
            <w:r>
              <w:rPr>
                <w:noProof/>
                <w:webHidden/>
              </w:rPr>
              <w:fldChar w:fldCharType="end"/>
            </w:r>
          </w:hyperlink>
        </w:p>
        <w:p w14:paraId="40718F20" w14:textId="179BA085"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0" w:history="1">
            <w:r w:rsidRPr="00FC457C">
              <w:rPr>
                <w:rStyle w:val="Hyperlink"/>
                <w:noProof/>
              </w:rPr>
              <w:t>5.5 Recommendations</w:t>
            </w:r>
            <w:r>
              <w:rPr>
                <w:noProof/>
                <w:webHidden/>
              </w:rPr>
              <w:tab/>
            </w:r>
            <w:r>
              <w:rPr>
                <w:noProof/>
                <w:webHidden/>
              </w:rPr>
              <w:fldChar w:fldCharType="begin"/>
            </w:r>
            <w:r>
              <w:rPr>
                <w:noProof/>
                <w:webHidden/>
              </w:rPr>
              <w:instrText xml:space="preserve"> PAGEREF _Toc229650890 \h </w:instrText>
            </w:r>
            <w:r>
              <w:rPr>
                <w:noProof/>
                <w:webHidden/>
              </w:rPr>
            </w:r>
            <w:r>
              <w:rPr>
                <w:noProof/>
                <w:webHidden/>
              </w:rPr>
              <w:fldChar w:fldCharType="separate"/>
            </w:r>
            <w:r>
              <w:rPr>
                <w:noProof/>
                <w:webHidden/>
              </w:rPr>
              <w:t>47</w:t>
            </w:r>
            <w:r>
              <w:rPr>
                <w:noProof/>
                <w:webHidden/>
              </w:rPr>
              <w:fldChar w:fldCharType="end"/>
            </w:r>
          </w:hyperlink>
        </w:p>
        <w:p w14:paraId="5F8C8368" w14:textId="1D08713D"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1" w:history="1">
            <w:r w:rsidRPr="00FC457C">
              <w:rPr>
                <w:rStyle w:val="Hyperlink"/>
                <w:noProof/>
              </w:rPr>
              <w:t>5.6 Suggestions for Further Study</w:t>
            </w:r>
            <w:r>
              <w:rPr>
                <w:noProof/>
                <w:webHidden/>
              </w:rPr>
              <w:tab/>
            </w:r>
            <w:r>
              <w:rPr>
                <w:noProof/>
                <w:webHidden/>
              </w:rPr>
              <w:fldChar w:fldCharType="begin"/>
            </w:r>
            <w:r>
              <w:rPr>
                <w:noProof/>
                <w:webHidden/>
              </w:rPr>
              <w:instrText xml:space="preserve"> PAGEREF _Toc229650891 \h </w:instrText>
            </w:r>
            <w:r>
              <w:rPr>
                <w:noProof/>
                <w:webHidden/>
              </w:rPr>
            </w:r>
            <w:r>
              <w:rPr>
                <w:noProof/>
                <w:webHidden/>
              </w:rPr>
              <w:fldChar w:fldCharType="separate"/>
            </w:r>
            <w:r>
              <w:rPr>
                <w:noProof/>
                <w:webHidden/>
              </w:rPr>
              <w:t>48</w:t>
            </w:r>
            <w:r>
              <w:rPr>
                <w:noProof/>
                <w:webHidden/>
              </w:rPr>
              <w:fldChar w:fldCharType="end"/>
            </w:r>
          </w:hyperlink>
        </w:p>
        <w:p w14:paraId="2C9A233F" w14:textId="081FDAF7"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2" w:history="1">
            <w:r w:rsidRPr="00FC457C">
              <w:rPr>
                <w:rStyle w:val="Hyperlink"/>
                <w:noProof/>
              </w:rPr>
              <w:t>5.7 Chapter Summary</w:t>
            </w:r>
            <w:r>
              <w:rPr>
                <w:noProof/>
                <w:webHidden/>
              </w:rPr>
              <w:tab/>
            </w:r>
            <w:r>
              <w:rPr>
                <w:noProof/>
                <w:webHidden/>
              </w:rPr>
              <w:fldChar w:fldCharType="begin"/>
            </w:r>
            <w:r>
              <w:rPr>
                <w:noProof/>
                <w:webHidden/>
              </w:rPr>
              <w:instrText xml:space="preserve"> PAGEREF _Toc229650892 \h </w:instrText>
            </w:r>
            <w:r>
              <w:rPr>
                <w:noProof/>
                <w:webHidden/>
              </w:rPr>
            </w:r>
            <w:r>
              <w:rPr>
                <w:noProof/>
                <w:webHidden/>
              </w:rPr>
              <w:fldChar w:fldCharType="separate"/>
            </w:r>
            <w:r>
              <w:rPr>
                <w:noProof/>
                <w:webHidden/>
              </w:rPr>
              <w:t>49</w:t>
            </w:r>
            <w:r>
              <w:rPr>
                <w:noProof/>
                <w:webHidden/>
              </w:rPr>
              <w:fldChar w:fldCharType="end"/>
            </w:r>
          </w:hyperlink>
        </w:p>
        <w:p w14:paraId="3046E208" w14:textId="68EC004B"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93" w:history="1">
            <w:r w:rsidRPr="00FC457C">
              <w:rPr>
                <w:rStyle w:val="Hyperlink"/>
                <w:noProof/>
              </w:rPr>
              <w:t>REFERENCES</w:t>
            </w:r>
            <w:r>
              <w:rPr>
                <w:noProof/>
                <w:webHidden/>
              </w:rPr>
              <w:tab/>
            </w:r>
            <w:r>
              <w:rPr>
                <w:noProof/>
                <w:webHidden/>
              </w:rPr>
              <w:fldChar w:fldCharType="begin"/>
            </w:r>
            <w:r>
              <w:rPr>
                <w:noProof/>
                <w:webHidden/>
              </w:rPr>
              <w:instrText xml:space="preserve"> PAGEREF _Toc229650893 \h </w:instrText>
            </w:r>
            <w:r>
              <w:rPr>
                <w:noProof/>
                <w:webHidden/>
              </w:rPr>
            </w:r>
            <w:r>
              <w:rPr>
                <w:noProof/>
                <w:webHidden/>
              </w:rPr>
              <w:fldChar w:fldCharType="separate"/>
            </w:r>
            <w:r>
              <w:rPr>
                <w:noProof/>
                <w:webHidden/>
              </w:rPr>
              <w:t>50</w:t>
            </w:r>
            <w:r>
              <w:rPr>
                <w:noProof/>
                <w:webHidden/>
              </w:rPr>
              <w:fldChar w:fldCharType="end"/>
            </w:r>
          </w:hyperlink>
        </w:p>
        <w:p w14:paraId="2A5A24F3" w14:textId="2743AD9A" w:rsidR="00AC45BF" w:rsidRDefault="00AC45BF">
          <w:pPr>
            <w:pStyle w:val="TOC1"/>
            <w:tabs>
              <w:tab w:val="right" w:leader="dot" w:pos="8656"/>
            </w:tabs>
            <w:rPr>
              <w:rFonts w:asciiTheme="minorHAnsi" w:eastAsiaTheme="minorEastAsia" w:hAnsiTheme="minorHAnsi" w:cstheme="minorBidi"/>
              <w:noProof/>
              <w:kern w:val="2"/>
              <w14:ligatures w14:val="standardContextual"/>
            </w:rPr>
          </w:pPr>
          <w:hyperlink w:anchor="_Toc229650894" w:history="1">
            <w:r w:rsidRPr="00FC457C">
              <w:rPr>
                <w:rStyle w:val="Hyperlink"/>
                <w:noProof/>
              </w:rPr>
              <w:t>APPENDICES</w:t>
            </w:r>
            <w:r>
              <w:rPr>
                <w:noProof/>
                <w:webHidden/>
              </w:rPr>
              <w:tab/>
            </w:r>
            <w:r>
              <w:rPr>
                <w:noProof/>
                <w:webHidden/>
              </w:rPr>
              <w:fldChar w:fldCharType="begin"/>
            </w:r>
            <w:r>
              <w:rPr>
                <w:noProof/>
                <w:webHidden/>
              </w:rPr>
              <w:instrText xml:space="preserve"> PAGEREF _Toc229650894 \h </w:instrText>
            </w:r>
            <w:r>
              <w:rPr>
                <w:noProof/>
                <w:webHidden/>
              </w:rPr>
            </w:r>
            <w:r>
              <w:rPr>
                <w:noProof/>
                <w:webHidden/>
              </w:rPr>
              <w:fldChar w:fldCharType="separate"/>
            </w:r>
            <w:r>
              <w:rPr>
                <w:noProof/>
                <w:webHidden/>
              </w:rPr>
              <w:t>51</w:t>
            </w:r>
            <w:r>
              <w:rPr>
                <w:noProof/>
                <w:webHidden/>
              </w:rPr>
              <w:fldChar w:fldCharType="end"/>
            </w:r>
          </w:hyperlink>
        </w:p>
        <w:p w14:paraId="5F484229" w14:textId="25C1328E"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5" w:history="1">
            <w:r w:rsidRPr="00FC457C">
              <w:rPr>
                <w:rStyle w:val="Hyperlink"/>
                <w:noProof/>
              </w:rPr>
              <w:t>Appendix A: Questionnaire (Stakeholder Validation)</w:t>
            </w:r>
            <w:r>
              <w:rPr>
                <w:noProof/>
                <w:webHidden/>
              </w:rPr>
              <w:tab/>
            </w:r>
            <w:r>
              <w:rPr>
                <w:noProof/>
                <w:webHidden/>
              </w:rPr>
              <w:fldChar w:fldCharType="begin"/>
            </w:r>
            <w:r>
              <w:rPr>
                <w:noProof/>
                <w:webHidden/>
              </w:rPr>
              <w:instrText xml:space="preserve"> PAGEREF _Toc229650895 \h </w:instrText>
            </w:r>
            <w:r>
              <w:rPr>
                <w:noProof/>
                <w:webHidden/>
              </w:rPr>
            </w:r>
            <w:r>
              <w:rPr>
                <w:noProof/>
                <w:webHidden/>
              </w:rPr>
              <w:fldChar w:fldCharType="separate"/>
            </w:r>
            <w:r>
              <w:rPr>
                <w:noProof/>
                <w:webHidden/>
              </w:rPr>
              <w:t>51</w:t>
            </w:r>
            <w:r>
              <w:rPr>
                <w:noProof/>
                <w:webHidden/>
              </w:rPr>
              <w:fldChar w:fldCharType="end"/>
            </w:r>
          </w:hyperlink>
        </w:p>
        <w:p w14:paraId="721F0E76" w14:textId="16A28438"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6" w:history="1">
            <w:r w:rsidRPr="00FC457C">
              <w:rPr>
                <w:rStyle w:val="Hyperlink"/>
                <w:noProof/>
              </w:rPr>
              <w:t>Appendix B: Budget</w:t>
            </w:r>
            <w:r>
              <w:rPr>
                <w:noProof/>
                <w:webHidden/>
              </w:rPr>
              <w:tab/>
            </w:r>
            <w:r>
              <w:rPr>
                <w:noProof/>
                <w:webHidden/>
              </w:rPr>
              <w:fldChar w:fldCharType="begin"/>
            </w:r>
            <w:r>
              <w:rPr>
                <w:noProof/>
                <w:webHidden/>
              </w:rPr>
              <w:instrText xml:space="preserve"> PAGEREF _Toc229650896 \h </w:instrText>
            </w:r>
            <w:r>
              <w:rPr>
                <w:noProof/>
                <w:webHidden/>
              </w:rPr>
            </w:r>
            <w:r>
              <w:rPr>
                <w:noProof/>
                <w:webHidden/>
              </w:rPr>
              <w:fldChar w:fldCharType="separate"/>
            </w:r>
            <w:r>
              <w:rPr>
                <w:noProof/>
                <w:webHidden/>
              </w:rPr>
              <w:t>53</w:t>
            </w:r>
            <w:r>
              <w:rPr>
                <w:noProof/>
                <w:webHidden/>
              </w:rPr>
              <w:fldChar w:fldCharType="end"/>
            </w:r>
          </w:hyperlink>
        </w:p>
        <w:p w14:paraId="2C7AB077" w14:textId="52DCAB79"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7" w:history="1">
            <w:r w:rsidRPr="00FC457C">
              <w:rPr>
                <w:rStyle w:val="Hyperlink"/>
                <w:noProof/>
              </w:rPr>
              <w:t>Appendix C: Timeframe (Gantt Chart)</w:t>
            </w:r>
            <w:r>
              <w:rPr>
                <w:noProof/>
                <w:webHidden/>
              </w:rPr>
              <w:tab/>
            </w:r>
            <w:r>
              <w:rPr>
                <w:noProof/>
                <w:webHidden/>
              </w:rPr>
              <w:fldChar w:fldCharType="begin"/>
            </w:r>
            <w:r>
              <w:rPr>
                <w:noProof/>
                <w:webHidden/>
              </w:rPr>
              <w:instrText xml:space="preserve"> PAGEREF _Toc229650897 \h </w:instrText>
            </w:r>
            <w:r>
              <w:rPr>
                <w:noProof/>
                <w:webHidden/>
              </w:rPr>
            </w:r>
            <w:r>
              <w:rPr>
                <w:noProof/>
                <w:webHidden/>
              </w:rPr>
              <w:fldChar w:fldCharType="separate"/>
            </w:r>
            <w:r>
              <w:rPr>
                <w:noProof/>
                <w:webHidden/>
              </w:rPr>
              <w:t>54</w:t>
            </w:r>
            <w:r>
              <w:rPr>
                <w:noProof/>
                <w:webHidden/>
              </w:rPr>
              <w:fldChar w:fldCharType="end"/>
            </w:r>
          </w:hyperlink>
        </w:p>
        <w:p w14:paraId="79D098C6" w14:textId="200FB4AD"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8" w:history="1">
            <w:r w:rsidRPr="00FC457C">
              <w:rPr>
                <w:rStyle w:val="Hyperlink"/>
                <w:noProof/>
              </w:rPr>
              <w:t>Appendix D: Program Code</w:t>
            </w:r>
            <w:r>
              <w:rPr>
                <w:noProof/>
                <w:webHidden/>
              </w:rPr>
              <w:tab/>
            </w:r>
            <w:r>
              <w:rPr>
                <w:noProof/>
                <w:webHidden/>
              </w:rPr>
              <w:fldChar w:fldCharType="begin"/>
            </w:r>
            <w:r>
              <w:rPr>
                <w:noProof/>
                <w:webHidden/>
              </w:rPr>
              <w:instrText xml:space="preserve"> PAGEREF _Toc229650898 \h </w:instrText>
            </w:r>
            <w:r>
              <w:rPr>
                <w:noProof/>
                <w:webHidden/>
              </w:rPr>
            </w:r>
            <w:r>
              <w:rPr>
                <w:noProof/>
                <w:webHidden/>
              </w:rPr>
              <w:fldChar w:fldCharType="separate"/>
            </w:r>
            <w:r>
              <w:rPr>
                <w:noProof/>
                <w:webHidden/>
              </w:rPr>
              <w:t>55</w:t>
            </w:r>
            <w:r>
              <w:rPr>
                <w:noProof/>
                <w:webHidden/>
              </w:rPr>
              <w:fldChar w:fldCharType="end"/>
            </w:r>
          </w:hyperlink>
        </w:p>
        <w:p w14:paraId="5281D213" w14:textId="46EE153C" w:rsidR="00AC45BF" w:rsidRDefault="00AC45BF">
          <w:pPr>
            <w:pStyle w:val="TOC2"/>
            <w:tabs>
              <w:tab w:val="right" w:leader="dot" w:pos="8656"/>
            </w:tabs>
            <w:rPr>
              <w:rFonts w:asciiTheme="minorHAnsi" w:eastAsiaTheme="minorEastAsia" w:hAnsiTheme="minorHAnsi" w:cstheme="minorBidi"/>
              <w:noProof/>
              <w:kern w:val="2"/>
              <w14:ligatures w14:val="standardContextual"/>
            </w:rPr>
          </w:pPr>
          <w:hyperlink w:anchor="_Toc229650899" w:history="1">
            <w:r w:rsidRPr="00FC457C">
              <w:rPr>
                <w:rStyle w:val="Hyperlink"/>
                <w:noProof/>
              </w:rPr>
              <w:t>Appendix E: System Screenshots</w:t>
            </w:r>
            <w:r>
              <w:rPr>
                <w:noProof/>
                <w:webHidden/>
              </w:rPr>
              <w:tab/>
            </w:r>
            <w:r>
              <w:rPr>
                <w:noProof/>
                <w:webHidden/>
              </w:rPr>
              <w:fldChar w:fldCharType="begin"/>
            </w:r>
            <w:r>
              <w:rPr>
                <w:noProof/>
                <w:webHidden/>
              </w:rPr>
              <w:instrText xml:space="preserve"> PAGEREF _Toc229650899 \h </w:instrText>
            </w:r>
            <w:r>
              <w:rPr>
                <w:noProof/>
                <w:webHidden/>
              </w:rPr>
            </w:r>
            <w:r>
              <w:rPr>
                <w:noProof/>
                <w:webHidden/>
              </w:rPr>
              <w:fldChar w:fldCharType="separate"/>
            </w:r>
            <w:r>
              <w:rPr>
                <w:noProof/>
                <w:webHidden/>
              </w:rPr>
              <w:t>56</w:t>
            </w:r>
            <w:r>
              <w:rPr>
                <w:noProof/>
                <w:webHidden/>
              </w:rPr>
              <w:fldChar w:fldCharType="end"/>
            </w:r>
          </w:hyperlink>
        </w:p>
        <w:p w14:paraId="6910885A" w14:textId="5964FD57" w:rsidR="008334C8" w:rsidRPr="00896F8D" w:rsidRDefault="00614223" w:rsidP="00BA6037">
          <w:pPr>
            <w:spacing w:line="360" w:lineRule="auto"/>
            <w:rPr>
              <w:color w:val="000000" w:themeColor="text1"/>
            </w:rPr>
          </w:pPr>
          <w:r w:rsidRPr="00BA6037">
            <w:rPr>
              <w:b/>
              <w:bCs/>
              <w:noProof/>
              <w:color w:val="000000" w:themeColor="text1"/>
            </w:rPr>
            <w:lastRenderedPageBreak/>
            <w:fldChar w:fldCharType="end"/>
          </w:r>
        </w:p>
      </w:sdtContent>
    </w:sdt>
    <w:p w14:paraId="6B10E433" w14:textId="05AB85C0" w:rsidR="008334C8" w:rsidRPr="00BA6037" w:rsidRDefault="00D77455" w:rsidP="00BA6037">
      <w:pPr>
        <w:pStyle w:val="Heading1"/>
        <w:rPr>
          <w:lang w:val="en-US"/>
        </w:rPr>
      </w:pPr>
      <w:bookmarkStart w:id="16" w:name="_Toc229650838"/>
      <w:r w:rsidRPr="00BA6037">
        <w:rPr>
          <w:lang w:val="en-US"/>
        </w:rPr>
        <w:t>Table Of Figures</w:t>
      </w:r>
      <w:bookmarkEnd w:id="16"/>
    </w:p>
    <w:p w14:paraId="0491863F" w14:textId="291750EA" w:rsidR="001F203F" w:rsidRDefault="008334C8">
      <w:pPr>
        <w:pStyle w:val="TableofFigures"/>
        <w:tabs>
          <w:tab w:val="right" w:leader="dot" w:pos="8656"/>
        </w:tabs>
        <w:rPr>
          <w:rFonts w:asciiTheme="minorHAnsi" w:eastAsiaTheme="minorEastAsia" w:hAnsiTheme="minorHAnsi" w:cstheme="minorBidi"/>
          <w:noProof/>
          <w:kern w:val="2"/>
          <w14:ligatures w14:val="standardContextual"/>
        </w:rPr>
      </w:pPr>
      <w:r w:rsidRPr="00BA6037">
        <w:rPr>
          <w:color w:val="000000" w:themeColor="text1"/>
          <w:lang w:val="en-US"/>
        </w:rPr>
        <w:fldChar w:fldCharType="begin"/>
      </w:r>
      <w:r w:rsidRPr="00BA6037">
        <w:rPr>
          <w:color w:val="000000" w:themeColor="text1"/>
          <w:lang w:val="en-US"/>
        </w:rPr>
        <w:instrText xml:space="preserve"> TOC \h \z \c "Figure" </w:instrText>
      </w:r>
      <w:r w:rsidRPr="00BA6037">
        <w:rPr>
          <w:color w:val="000000" w:themeColor="text1"/>
          <w:lang w:val="en-US"/>
        </w:rPr>
        <w:fldChar w:fldCharType="separate"/>
      </w:r>
      <w:hyperlink w:anchor="_Toc229425046" w:history="1">
        <w:r w:rsidR="001F203F" w:rsidRPr="00A249BE">
          <w:rPr>
            <w:rStyle w:val="Hyperlink"/>
            <w:noProof/>
          </w:rPr>
          <w:t>Figure 1</w:t>
        </w:r>
        <w:r w:rsidR="001F203F" w:rsidRPr="00A249BE">
          <w:rPr>
            <w:rStyle w:val="Hyperlink"/>
            <w:noProof/>
            <w:lang w:val="en-US"/>
          </w:rPr>
          <w:t>: Distribution of Water Points by Source Type</w:t>
        </w:r>
        <w:r w:rsidR="001F203F">
          <w:rPr>
            <w:noProof/>
            <w:webHidden/>
          </w:rPr>
          <w:tab/>
        </w:r>
        <w:r w:rsidR="001F203F">
          <w:rPr>
            <w:noProof/>
            <w:webHidden/>
          </w:rPr>
          <w:fldChar w:fldCharType="begin"/>
        </w:r>
        <w:r w:rsidR="001F203F">
          <w:rPr>
            <w:noProof/>
            <w:webHidden/>
          </w:rPr>
          <w:instrText xml:space="preserve"> PAGEREF _Toc229425046 \h </w:instrText>
        </w:r>
        <w:r w:rsidR="001F203F">
          <w:rPr>
            <w:noProof/>
            <w:webHidden/>
          </w:rPr>
        </w:r>
        <w:r w:rsidR="001F203F">
          <w:rPr>
            <w:noProof/>
            <w:webHidden/>
          </w:rPr>
          <w:fldChar w:fldCharType="separate"/>
        </w:r>
        <w:r w:rsidR="001F203F">
          <w:rPr>
            <w:noProof/>
            <w:webHidden/>
          </w:rPr>
          <w:t>10</w:t>
        </w:r>
        <w:r w:rsidR="001F203F">
          <w:rPr>
            <w:noProof/>
            <w:webHidden/>
          </w:rPr>
          <w:fldChar w:fldCharType="end"/>
        </w:r>
      </w:hyperlink>
    </w:p>
    <w:p w14:paraId="5DD7DE80" w14:textId="3E900C75"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47" w:history="1">
        <w:r w:rsidRPr="00A249BE">
          <w:rPr>
            <w:rStyle w:val="Hyperlink"/>
            <w:noProof/>
          </w:rPr>
          <w:t>Figure 2: Total People Served by Water Source Type</w:t>
        </w:r>
        <w:r>
          <w:rPr>
            <w:noProof/>
            <w:webHidden/>
          </w:rPr>
          <w:tab/>
        </w:r>
        <w:r>
          <w:rPr>
            <w:noProof/>
            <w:webHidden/>
          </w:rPr>
          <w:fldChar w:fldCharType="begin"/>
        </w:r>
        <w:r>
          <w:rPr>
            <w:noProof/>
            <w:webHidden/>
          </w:rPr>
          <w:instrText xml:space="preserve"> PAGEREF _Toc229425047 \h </w:instrText>
        </w:r>
        <w:r>
          <w:rPr>
            <w:noProof/>
            <w:webHidden/>
          </w:rPr>
        </w:r>
        <w:r>
          <w:rPr>
            <w:noProof/>
            <w:webHidden/>
          </w:rPr>
          <w:fldChar w:fldCharType="separate"/>
        </w:r>
        <w:r>
          <w:rPr>
            <w:noProof/>
            <w:webHidden/>
          </w:rPr>
          <w:t>10</w:t>
        </w:r>
        <w:r>
          <w:rPr>
            <w:noProof/>
            <w:webHidden/>
          </w:rPr>
          <w:fldChar w:fldCharType="end"/>
        </w:r>
      </w:hyperlink>
    </w:p>
    <w:p w14:paraId="3D7FB682" w14:textId="62CA9178"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48" w:history="1">
        <w:r w:rsidRPr="00A249BE">
          <w:rPr>
            <w:rStyle w:val="Hyperlink"/>
            <w:noProof/>
          </w:rPr>
          <w:t>Figure 3</w:t>
        </w:r>
        <w:r w:rsidRPr="00A249BE">
          <w:rPr>
            <w:rStyle w:val="Hyperlink"/>
            <w:noProof/>
            <w:lang w:val="en-US"/>
          </w:rPr>
          <w:t>: Water Point Functionality Status Breakdown</w:t>
        </w:r>
        <w:r>
          <w:rPr>
            <w:noProof/>
            <w:webHidden/>
          </w:rPr>
          <w:tab/>
        </w:r>
        <w:r>
          <w:rPr>
            <w:noProof/>
            <w:webHidden/>
          </w:rPr>
          <w:fldChar w:fldCharType="begin"/>
        </w:r>
        <w:r>
          <w:rPr>
            <w:noProof/>
            <w:webHidden/>
          </w:rPr>
          <w:instrText xml:space="preserve"> PAGEREF _Toc229425048 \h </w:instrText>
        </w:r>
        <w:r>
          <w:rPr>
            <w:noProof/>
            <w:webHidden/>
          </w:rPr>
        </w:r>
        <w:r>
          <w:rPr>
            <w:noProof/>
            <w:webHidden/>
          </w:rPr>
          <w:fldChar w:fldCharType="separate"/>
        </w:r>
        <w:r>
          <w:rPr>
            <w:noProof/>
            <w:webHidden/>
          </w:rPr>
          <w:t>11</w:t>
        </w:r>
        <w:r>
          <w:rPr>
            <w:noProof/>
            <w:webHidden/>
          </w:rPr>
          <w:fldChar w:fldCharType="end"/>
        </w:r>
      </w:hyperlink>
    </w:p>
    <w:p w14:paraId="6789632E" w14:textId="56E7E3E8"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49" w:history="1">
        <w:r w:rsidRPr="00A249BE">
          <w:rPr>
            <w:rStyle w:val="Hyperlink"/>
            <w:noProof/>
          </w:rPr>
          <w:t>Figure 4</w:t>
        </w:r>
        <w:r w:rsidRPr="00A249BE">
          <w:rPr>
            <w:rStyle w:val="Hyperlink"/>
            <w:noProof/>
            <w:lang w:val="en-US"/>
          </w:rPr>
          <w:t>: Well Pollution Results Distribution</w:t>
        </w:r>
        <w:r>
          <w:rPr>
            <w:noProof/>
            <w:webHidden/>
          </w:rPr>
          <w:tab/>
        </w:r>
        <w:r>
          <w:rPr>
            <w:noProof/>
            <w:webHidden/>
          </w:rPr>
          <w:fldChar w:fldCharType="begin"/>
        </w:r>
        <w:r>
          <w:rPr>
            <w:noProof/>
            <w:webHidden/>
          </w:rPr>
          <w:instrText xml:space="preserve"> PAGEREF _Toc229425049 \h </w:instrText>
        </w:r>
        <w:r>
          <w:rPr>
            <w:noProof/>
            <w:webHidden/>
          </w:rPr>
        </w:r>
        <w:r>
          <w:rPr>
            <w:noProof/>
            <w:webHidden/>
          </w:rPr>
          <w:fldChar w:fldCharType="separate"/>
        </w:r>
        <w:r>
          <w:rPr>
            <w:noProof/>
            <w:webHidden/>
          </w:rPr>
          <w:t>12</w:t>
        </w:r>
        <w:r>
          <w:rPr>
            <w:noProof/>
            <w:webHidden/>
          </w:rPr>
          <w:fldChar w:fldCharType="end"/>
        </w:r>
      </w:hyperlink>
    </w:p>
    <w:p w14:paraId="1CAEC044" w14:textId="5BFAEF95"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0" w:history="1">
        <w:r w:rsidRPr="00A249BE">
          <w:rPr>
            <w:rStyle w:val="Hyperlink"/>
            <w:noProof/>
          </w:rPr>
          <w:t>Figure 5</w:t>
        </w:r>
        <w:r w:rsidRPr="00A249BE">
          <w:rPr>
            <w:rStyle w:val="Hyperlink"/>
            <w:noProof/>
            <w:lang w:val="en-US"/>
          </w:rPr>
          <w:t>: Pollutant PPM by Pollution Result Category</w:t>
        </w:r>
        <w:r>
          <w:rPr>
            <w:noProof/>
            <w:webHidden/>
          </w:rPr>
          <w:tab/>
        </w:r>
        <w:r>
          <w:rPr>
            <w:noProof/>
            <w:webHidden/>
          </w:rPr>
          <w:fldChar w:fldCharType="begin"/>
        </w:r>
        <w:r>
          <w:rPr>
            <w:noProof/>
            <w:webHidden/>
          </w:rPr>
          <w:instrText xml:space="preserve"> PAGEREF _Toc229425050 \h </w:instrText>
        </w:r>
        <w:r>
          <w:rPr>
            <w:noProof/>
            <w:webHidden/>
          </w:rPr>
        </w:r>
        <w:r>
          <w:rPr>
            <w:noProof/>
            <w:webHidden/>
          </w:rPr>
          <w:fldChar w:fldCharType="separate"/>
        </w:r>
        <w:r>
          <w:rPr>
            <w:noProof/>
            <w:webHidden/>
          </w:rPr>
          <w:t>12</w:t>
        </w:r>
        <w:r>
          <w:rPr>
            <w:noProof/>
            <w:webHidden/>
          </w:rPr>
          <w:fldChar w:fldCharType="end"/>
        </w:r>
      </w:hyperlink>
    </w:p>
    <w:p w14:paraId="7712C166" w14:textId="7DD79C77"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1" w:history="1">
        <w:r w:rsidRPr="00A249BE">
          <w:rPr>
            <w:rStyle w:val="Hyperlink"/>
            <w:noProof/>
          </w:rPr>
          <w:t>Figure 6</w:t>
        </w:r>
        <w:r w:rsidRPr="00A249BE">
          <w:rPr>
            <w:rStyle w:val="Hyperlink"/>
            <w:noProof/>
            <w:lang w:val="en-US"/>
          </w:rPr>
          <w:t>: Queue Time Distribution at Shared Taps</w:t>
        </w:r>
        <w:r>
          <w:rPr>
            <w:noProof/>
            <w:webHidden/>
          </w:rPr>
          <w:tab/>
        </w:r>
        <w:r>
          <w:rPr>
            <w:noProof/>
            <w:webHidden/>
          </w:rPr>
          <w:fldChar w:fldCharType="begin"/>
        </w:r>
        <w:r>
          <w:rPr>
            <w:noProof/>
            <w:webHidden/>
          </w:rPr>
          <w:instrText xml:space="preserve"> PAGEREF _Toc229425051 \h </w:instrText>
        </w:r>
        <w:r>
          <w:rPr>
            <w:noProof/>
            <w:webHidden/>
          </w:rPr>
        </w:r>
        <w:r>
          <w:rPr>
            <w:noProof/>
            <w:webHidden/>
          </w:rPr>
          <w:fldChar w:fldCharType="separate"/>
        </w:r>
        <w:r>
          <w:rPr>
            <w:noProof/>
            <w:webHidden/>
          </w:rPr>
          <w:t>13</w:t>
        </w:r>
        <w:r>
          <w:rPr>
            <w:noProof/>
            <w:webHidden/>
          </w:rPr>
          <w:fldChar w:fldCharType="end"/>
        </w:r>
      </w:hyperlink>
    </w:p>
    <w:p w14:paraId="259257F3" w14:textId="6958D196"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2" w:history="1">
        <w:r w:rsidRPr="00A249BE">
          <w:rPr>
            <w:rStyle w:val="Hyperlink"/>
            <w:noProof/>
          </w:rPr>
          <w:t>Figure 7</w:t>
        </w:r>
        <w:r w:rsidRPr="00A249BE">
          <w:rPr>
            <w:rStyle w:val="Hyperlink"/>
            <w:noProof/>
            <w:lang w:val="en-US"/>
          </w:rPr>
          <w:t>: Average Queue Time by Province</w:t>
        </w:r>
        <w:r>
          <w:rPr>
            <w:noProof/>
            <w:webHidden/>
          </w:rPr>
          <w:tab/>
        </w:r>
        <w:r>
          <w:rPr>
            <w:noProof/>
            <w:webHidden/>
          </w:rPr>
          <w:fldChar w:fldCharType="begin"/>
        </w:r>
        <w:r>
          <w:rPr>
            <w:noProof/>
            <w:webHidden/>
          </w:rPr>
          <w:instrText xml:space="preserve"> PAGEREF _Toc229425052 \h </w:instrText>
        </w:r>
        <w:r>
          <w:rPr>
            <w:noProof/>
            <w:webHidden/>
          </w:rPr>
        </w:r>
        <w:r>
          <w:rPr>
            <w:noProof/>
            <w:webHidden/>
          </w:rPr>
          <w:fldChar w:fldCharType="separate"/>
        </w:r>
        <w:r>
          <w:rPr>
            <w:noProof/>
            <w:webHidden/>
          </w:rPr>
          <w:t>14</w:t>
        </w:r>
        <w:r>
          <w:rPr>
            <w:noProof/>
            <w:webHidden/>
          </w:rPr>
          <w:fldChar w:fldCharType="end"/>
        </w:r>
      </w:hyperlink>
    </w:p>
    <w:p w14:paraId="7A44BC59" w14:textId="70E2A3D8"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3" w:history="1">
        <w:r w:rsidRPr="00A249BE">
          <w:rPr>
            <w:rStyle w:val="Hyperlink"/>
            <w:noProof/>
          </w:rPr>
          <w:t>Figure 8</w:t>
        </w:r>
        <w:r w:rsidRPr="00A249BE">
          <w:rPr>
            <w:rStyle w:val="Hyperlink"/>
            <w:noProof/>
            <w:lang w:val="en-US"/>
          </w:rPr>
          <w:t>: Model Classification Report</w:t>
        </w:r>
        <w:r>
          <w:rPr>
            <w:noProof/>
            <w:webHidden/>
          </w:rPr>
          <w:tab/>
        </w:r>
        <w:r>
          <w:rPr>
            <w:noProof/>
            <w:webHidden/>
          </w:rPr>
          <w:fldChar w:fldCharType="begin"/>
        </w:r>
        <w:r>
          <w:rPr>
            <w:noProof/>
            <w:webHidden/>
          </w:rPr>
          <w:instrText xml:space="preserve"> PAGEREF _Toc229425053 \h </w:instrText>
        </w:r>
        <w:r>
          <w:rPr>
            <w:noProof/>
            <w:webHidden/>
          </w:rPr>
        </w:r>
        <w:r>
          <w:rPr>
            <w:noProof/>
            <w:webHidden/>
          </w:rPr>
          <w:fldChar w:fldCharType="separate"/>
        </w:r>
        <w:r>
          <w:rPr>
            <w:noProof/>
            <w:webHidden/>
          </w:rPr>
          <w:t>15</w:t>
        </w:r>
        <w:r>
          <w:rPr>
            <w:noProof/>
            <w:webHidden/>
          </w:rPr>
          <w:fldChar w:fldCharType="end"/>
        </w:r>
      </w:hyperlink>
    </w:p>
    <w:p w14:paraId="39FA8F94" w14:textId="47ED1882"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4" w:history="1">
        <w:r w:rsidRPr="00A249BE">
          <w:rPr>
            <w:rStyle w:val="Hyperlink"/>
            <w:noProof/>
          </w:rPr>
          <w:t>Figure 9</w:t>
        </w:r>
        <w:r w:rsidRPr="00A249BE">
          <w:rPr>
            <w:rStyle w:val="Hyperlink"/>
            <w:noProof/>
            <w:lang w:val="en-US"/>
          </w:rPr>
          <w:t>: Confusion Matrix for Random Forest Classifier</w:t>
        </w:r>
        <w:r>
          <w:rPr>
            <w:noProof/>
            <w:webHidden/>
          </w:rPr>
          <w:tab/>
        </w:r>
        <w:r>
          <w:rPr>
            <w:noProof/>
            <w:webHidden/>
          </w:rPr>
          <w:fldChar w:fldCharType="begin"/>
        </w:r>
        <w:r>
          <w:rPr>
            <w:noProof/>
            <w:webHidden/>
          </w:rPr>
          <w:instrText xml:space="preserve"> PAGEREF _Toc229425054 \h </w:instrText>
        </w:r>
        <w:r>
          <w:rPr>
            <w:noProof/>
            <w:webHidden/>
          </w:rPr>
        </w:r>
        <w:r>
          <w:rPr>
            <w:noProof/>
            <w:webHidden/>
          </w:rPr>
          <w:fldChar w:fldCharType="separate"/>
        </w:r>
        <w:r>
          <w:rPr>
            <w:noProof/>
            <w:webHidden/>
          </w:rPr>
          <w:t>15</w:t>
        </w:r>
        <w:r>
          <w:rPr>
            <w:noProof/>
            <w:webHidden/>
          </w:rPr>
          <w:fldChar w:fldCharType="end"/>
        </w:r>
      </w:hyperlink>
    </w:p>
    <w:p w14:paraId="5C62F44F" w14:textId="30E418F9"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5" w:history="1">
        <w:r w:rsidRPr="00A249BE">
          <w:rPr>
            <w:rStyle w:val="Hyperlink"/>
            <w:noProof/>
          </w:rPr>
          <w:t>Figure 10</w:t>
        </w:r>
        <w:r w:rsidRPr="00A249BE">
          <w:rPr>
            <w:rStyle w:val="Hyperlink"/>
            <w:noProof/>
            <w:lang w:val="en-US"/>
          </w:rPr>
          <w:t>: Feature Importance Scores from Random Forest Model</w:t>
        </w:r>
        <w:r>
          <w:rPr>
            <w:noProof/>
            <w:webHidden/>
          </w:rPr>
          <w:tab/>
        </w:r>
        <w:r>
          <w:rPr>
            <w:noProof/>
            <w:webHidden/>
          </w:rPr>
          <w:fldChar w:fldCharType="begin"/>
        </w:r>
        <w:r>
          <w:rPr>
            <w:noProof/>
            <w:webHidden/>
          </w:rPr>
          <w:instrText xml:space="preserve"> PAGEREF _Toc229425055 \h </w:instrText>
        </w:r>
        <w:r>
          <w:rPr>
            <w:noProof/>
            <w:webHidden/>
          </w:rPr>
        </w:r>
        <w:r>
          <w:rPr>
            <w:noProof/>
            <w:webHidden/>
          </w:rPr>
          <w:fldChar w:fldCharType="separate"/>
        </w:r>
        <w:r>
          <w:rPr>
            <w:noProof/>
            <w:webHidden/>
          </w:rPr>
          <w:t>16</w:t>
        </w:r>
        <w:r>
          <w:rPr>
            <w:noProof/>
            <w:webHidden/>
          </w:rPr>
          <w:fldChar w:fldCharType="end"/>
        </w:r>
      </w:hyperlink>
    </w:p>
    <w:p w14:paraId="5B4368D8" w14:textId="205F03A5"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6" w:history="1">
        <w:r w:rsidRPr="00A249BE">
          <w:rPr>
            <w:rStyle w:val="Hyperlink"/>
            <w:noProof/>
          </w:rPr>
          <w:t>Figure 11</w:t>
        </w:r>
        <w:r w:rsidRPr="00A249BE">
          <w:rPr>
            <w:rStyle w:val="Hyperlink"/>
            <w:noProof/>
            <w:lang w:val="en-US"/>
          </w:rPr>
          <w:t>:  Administrator Login Screen</w:t>
        </w:r>
        <w:r>
          <w:rPr>
            <w:noProof/>
            <w:webHidden/>
          </w:rPr>
          <w:tab/>
        </w:r>
        <w:r>
          <w:rPr>
            <w:noProof/>
            <w:webHidden/>
          </w:rPr>
          <w:fldChar w:fldCharType="begin"/>
        </w:r>
        <w:r>
          <w:rPr>
            <w:noProof/>
            <w:webHidden/>
          </w:rPr>
          <w:instrText xml:space="preserve"> PAGEREF _Toc229425056 \h </w:instrText>
        </w:r>
        <w:r>
          <w:rPr>
            <w:noProof/>
            <w:webHidden/>
          </w:rPr>
        </w:r>
        <w:r>
          <w:rPr>
            <w:noProof/>
            <w:webHidden/>
          </w:rPr>
          <w:fldChar w:fldCharType="separate"/>
        </w:r>
        <w:r>
          <w:rPr>
            <w:noProof/>
            <w:webHidden/>
          </w:rPr>
          <w:t>17</w:t>
        </w:r>
        <w:r>
          <w:rPr>
            <w:noProof/>
            <w:webHidden/>
          </w:rPr>
          <w:fldChar w:fldCharType="end"/>
        </w:r>
      </w:hyperlink>
    </w:p>
    <w:p w14:paraId="441A00C2" w14:textId="548B3955"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7" w:history="1">
        <w:r w:rsidRPr="00A249BE">
          <w:rPr>
            <w:rStyle w:val="Hyperlink"/>
            <w:noProof/>
          </w:rPr>
          <w:t>Figure 12</w:t>
        </w:r>
        <w:r w:rsidRPr="00A249BE">
          <w:rPr>
            <w:rStyle w:val="Hyperlink"/>
            <w:noProof/>
            <w:lang w:val="en-US"/>
          </w:rPr>
          <w:t>: Main Analytics Dashboard with KPI Cards and Filters</w:t>
        </w:r>
        <w:r>
          <w:rPr>
            <w:noProof/>
            <w:webHidden/>
          </w:rPr>
          <w:tab/>
        </w:r>
        <w:r>
          <w:rPr>
            <w:noProof/>
            <w:webHidden/>
          </w:rPr>
          <w:fldChar w:fldCharType="begin"/>
        </w:r>
        <w:r>
          <w:rPr>
            <w:noProof/>
            <w:webHidden/>
          </w:rPr>
          <w:instrText xml:space="preserve"> PAGEREF _Toc229425057 \h </w:instrText>
        </w:r>
        <w:r>
          <w:rPr>
            <w:noProof/>
            <w:webHidden/>
          </w:rPr>
        </w:r>
        <w:r>
          <w:rPr>
            <w:noProof/>
            <w:webHidden/>
          </w:rPr>
          <w:fldChar w:fldCharType="separate"/>
        </w:r>
        <w:r>
          <w:rPr>
            <w:noProof/>
            <w:webHidden/>
          </w:rPr>
          <w:t>17</w:t>
        </w:r>
        <w:r>
          <w:rPr>
            <w:noProof/>
            <w:webHidden/>
          </w:rPr>
          <w:fldChar w:fldCharType="end"/>
        </w:r>
      </w:hyperlink>
    </w:p>
    <w:p w14:paraId="349BE799" w14:textId="73448AAF"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8" w:history="1">
        <w:r w:rsidRPr="00A249BE">
          <w:rPr>
            <w:rStyle w:val="Hyperlink"/>
            <w:noProof/>
          </w:rPr>
          <w:t>Figure 13</w:t>
        </w:r>
        <w:r w:rsidRPr="00A249BE">
          <w:rPr>
            <w:rStyle w:val="Hyperlink"/>
            <w:noProof/>
            <w:lang w:val="en-US"/>
          </w:rPr>
          <w:t>: Water Point Status and Source Type Charts</w:t>
        </w:r>
        <w:r>
          <w:rPr>
            <w:noProof/>
            <w:webHidden/>
          </w:rPr>
          <w:tab/>
        </w:r>
        <w:r>
          <w:rPr>
            <w:noProof/>
            <w:webHidden/>
          </w:rPr>
          <w:fldChar w:fldCharType="begin"/>
        </w:r>
        <w:r>
          <w:rPr>
            <w:noProof/>
            <w:webHidden/>
          </w:rPr>
          <w:instrText xml:space="preserve"> PAGEREF _Toc229425058 \h </w:instrText>
        </w:r>
        <w:r>
          <w:rPr>
            <w:noProof/>
            <w:webHidden/>
          </w:rPr>
        </w:r>
        <w:r>
          <w:rPr>
            <w:noProof/>
            <w:webHidden/>
          </w:rPr>
          <w:fldChar w:fldCharType="separate"/>
        </w:r>
        <w:r>
          <w:rPr>
            <w:noProof/>
            <w:webHidden/>
          </w:rPr>
          <w:t>18</w:t>
        </w:r>
        <w:r>
          <w:rPr>
            <w:noProof/>
            <w:webHidden/>
          </w:rPr>
          <w:fldChar w:fldCharType="end"/>
        </w:r>
      </w:hyperlink>
    </w:p>
    <w:p w14:paraId="5C10993E" w14:textId="57EF5CF1"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59" w:history="1">
        <w:r w:rsidRPr="00A249BE">
          <w:rPr>
            <w:rStyle w:val="Hyperlink"/>
            <w:noProof/>
          </w:rPr>
          <w:t>Figure 14</w:t>
        </w:r>
        <w:r w:rsidRPr="00A249BE">
          <w:rPr>
            <w:rStyle w:val="Hyperlink"/>
            <w:noProof/>
            <w:lang w:val="en-US"/>
          </w:rPr>
          <w:t>: Average Queue Time by Hour of Day</w:t>
        </w:r>
        <w:r>
          <w:rPr>
            <w:noProof/>
            <w:webHidden/>
          </w:rPr>
          <w:tab/>
        </w:r>
        <w:r>
          <w:rPr>
            <w:noProof/>
            <w:webHidden/>
          </w:rPr>
          <w:fldChar w:fldCharType="begin"/>
        </w:r>
        <w:r>
          <w:rPr>
            <w:noProof/>
            <w:webHidden/>
          </w:rPr>
          <w:instrText xml:space="preserve"> PAGEREF _Toc229425059 \h </w:instrText>
        </w:r>
        <w:r>
          <w:rPr>
            <w:noProof/>
            <w:webHidden/>
          </w:rPr>
        </w:r>
        <w:r>
          <w:rPr>
            <w:noProof/>
            <w:webHidden/>
          </w:rPr>
          <w:fldChar w:fldCharType="separate"/>
        </w:r>
        <w:r>
          <w:rPr>
            <w:noProof/>
            <w:webHidden/>
          </w:rPr>
          <w:t>19</w:t>
        </w:r>
        <w:r>
          <w:rPr>
            <w:noProof/>
            <w:webHidden/>
          </w:rPr>
          <w:fldChar w:fldCharType="end"/>
        </w:r>
      </w:hyperlink>
    </w:p>
    <w:p w14:paraId="03D3D65D" w14:textId="264566AF"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0" w:history="1">
        <w:r w:rsidRPr="00A249BE">
          <w:rPr>
            <w:rStyle w:val="Hyperlink"/>
            <w:noProof/>
          </w:rPr>
          <w:t>Figure 15</w:t>
        </w:r>
        <w:r w:rsidRPr="00A249BE">
          <w:rPr>
            <w:rStyle w:val="Hyperlink"/>
            <w:noProof/>
            <w:lang w:val="en-US"/>
          </w:rPr>
          <w:t>: Province Comparison Chart (Non-Functional Rate and Queue Time)</w:t>
        </w:r>
        <w:r>
          <w:rPr>
            <w:noProof/>
            <w:webHidden/>
          </w:rPr>
          <w:tab/>
        </w:r>
        <w:r>
          <w:rPr>
            <w:noProof/>
            <w:webHidden/>
          </w:rPr>
          <w:fldChar w:fldCharType="begin"/>
        </w:r>
        <w:r>
          <w:rPr>
            <w:noProof/>
            <w:webHidden/>
          </w:rPr>
          <w:instrText xml:space="preserve"> PAGEREF _Toc229425060 \h </w:instrText>
        </w:r>
        <w:r>
          <w:rPr>
            <w:noProof/>
            <w:webHidden/>
          </w:rPr>
        </w:r>
        <w:r>
          <w:rPr>
            <w:noProof/>
            <w:webHidden/>
          </w:rPr>
          <w:fldChar w:fldCharType="separate"/>
        </w:r>
        <w:r>
          <w:rPr>
            <w:noProof/>
            <w:webHidden/>
          </w:rPr>
          <w:t>19</w:t>
        </w:r>
        <w:r>
          <w:rPr>
            <w:noProof/>
            <w:webHidden/>
          </w:rPr>
          <w:fldChar w:fldCharType="end"/>
        </w:r>
      </w:hyperlink>
    </w:p>
    <w:p w14:paraId="70D36468" w14:textId="246239EB"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1" w:history="1">
        <w:r w:rsidRPr="00A249BE">
          <w:rPr>
            <w:rStyle w:val="Hyperlink"/>
            <w:noProof/>
          </w:rPr>
          <w:t>Figure 16</w:t>
        </w:r>
        <w:r w:rsidRPr="00A249BE">
          <w:rPr>
            <w:rStyle w:val="Hyperlink"/>
            <w:noProof/>
            <w:lang w:val="en-US"/>
          </w:rPr>
          <w:t>: Water Point Risk Prediction Interface</w:t>
        </w:r>
        <w:r>
          <w:rPr>
            <w:noProof/>
            <w:webHidden/>
          </w:rPr>
          <w:tab/>
        </w:r>
        <w:r>
          <w:rPr>
            <w:noProof/>
            <w:webHidden/>
          </w:rPr>
          <w:fldChar w:fldCharType="begin"/>
        </w:r>
        <w:r>
          <w:rPr>
            <w:noProof/>
            <w:webHidden/>
          </w:rPr>
          <w:instrText xml:space="preserve"> PAGEREF _Toc229425061 \h </w:instrText>
        </w:r>
        <w:r>
          <w:rPr>
            <w:noProof/>
            <w:webHidden/>
          </w:rPr>
        </w:r>
        <w:r>
          <w:rPr>
            <w:noProof/>
            <w:webHidden/>
          </w:rPr>
          <w:fldChar w:fldCharType="separate"/>
        </w:r>
        <w:r>
          <w:rPr>
            <w:noProof/>
            <w:webHidden/>
          </w:rPr>
          <w:t>20</w:t>
        </w:r>
        <w:r>
          <w:rPr>
            <w:noProof/>
            <w:webHidden/>
          </w:rPr>
          <w:fldChar w:fldCharType="end"/>
        </w:r>
      </w:hyperlink>
    </w:p>
    <w:p w14:paraId="78BFD394" w14:textId="394502CD"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2" w:history="1">
        <w:r w:rsidRPr="00A249BE">
          <w:rPr>
            <w:rStyle w:val="Hyperlink"/>
            <w:noProof/>
          </w:rPr>
          <w:t>Figure 17: Admin Panel — Dataset Health Statistics</w:t>
        </w:r>
        <w:r>
          <w:rPr>
            <w:noProof/>
            <w:webHidden/>
          </w:rPr>
          <w:tab/>
        </w:r>
        <w:r>
          <w:rPr>
            <w:noProof/>
            <w:webHidden/>
          </w:rPr>
          <w:fldChar w:fldCharType="begin"/>
        </w:r>
        <w:r>
          <w:rPr>
            <w:noProof/>
            <w:webHidden/>
          </w:rPr>
          <w:instrText xml:space="preserve"> PAGEREF _Toc229425062 \h </w:instrText>
        </w:r>
        <w:r>
          <w:rPr>
            <w:noProof/>
            <w:webHidden/>
          </w:rPr>
        </w:r>
        <w:r>
          <w:rPr>
            <w:noProof/>
            <w:webHidden/>
          </w:rPr>
          <w:fldChar w:fldCharType="separate"/>
        </w:r>
        <w:r>
          <w:rPr>
            <w:noProof/>
            <w:webHidden/>
          </w:rPr>
          <w:t>21</w:t>
        </w:r>
        <w:r>
          <w:rPr>
            <w:noProof/>
            <w:webHidden/>
          </w:rPr>
          <w:fldChar w:fldCharType="end"/>
        </w:r>
      </w:hyperlink>
    </w:p>
    <w:p w14:paraId="7224C0E2" w14:textId="56A9689C"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3" w:history="1">
        <w:r w:rsidRPr="00A249BE">
          <w:rPr>
            <w:rStyle w:val="Hyperlink"/>
            <w:noProof/>
          </w:rPr>
          <w:t>Figure 18: Admin Panel — Dataset Upload Interface</w:t>
        </w:r>
        <w:r>
          <w:rPr>
            <w:noProof/>
            <w:webHidden/>
          </w:rPr>
          <w:tab/>
        </w:r>
        <w:r>
          <w:rPr>
            <w:noProof/>
            <w:webHidden/>
          </w:rPr>
          <w:fldChar w:fldCharType="begin"/>
        </w:r>
        <w:r>
          <w:rPr>
            <w:noProof/>
            <w:webHidden/>
          </w:rPr>
          <w:instrText xml:space="preserve"> PAGEREF _Toc229425063 \h </w:instrText>
        </w:r>
        <w:r>
          <w:rPr>
            <w:noProof/>
            <w:webHidden/>
          </w:rPr>
        </w:r>
        <w:r>
          <w:rPr>
            <w:noProof/>
            <w:webHidden/>
          </w:rPr>
          <w:fldChar w:fldCharType="separate"/>
        </w:r>
        <w:r>
          <w:rPr>
            <w:noProof/>
            <w:webHidden/>
          </w:rPr>
          <w:t>21</w:t>
        </w:r>
        <w:r>
          <w:rPr>
            <w:noProof/>
            <w:webHidden/>
          </w:rPr>
          <w:fldChar w:fldCharType="end"/>
        </w:r>
      </w:hyperlink>
    </w:p>
    <w:p w14:paraId="0708A281" w14:textId="0B8DDA54"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4" w:history="1">
        <w:r w:rsidRPr="00A249BE">
          <w:rPr>
            <w:rStyle w:val="Hyperlink"/>
            <w:noProof/>
          </w:rPr>
          <w:t>Figure 19: Admin Panel — Model Retraining Result</w:t>
        </w:r>
        <w:r>
          <w:rPr>
            <w:noProof/>
            <w:webHidden/>
          </w:rPr>
          <w:tab/>
        </w:r>
        <w:r>
          <w:rPr>
            <w:noProof/>
            <w:webHidden/>
          </w:rPr>
          <w:fldChar w:fldCharType="begin"/>
        </w:r>
        <w:r>
          <w:rPr>
            <w:noProof/>
            <w:webHidden/>
          </w:rPr>
          <w:instrText xml:space="preserve"> PAGEREF _Toc229425064 \h </w:instrText>
        </w:r>
        <w:r>
          <w:rPr>
            <w:noProof/>
            <w:webHidden/>
          </w:rPr>
        </w:r>
        <w:r>
          <w:rPr>
            <w:noProof/>
            <w:webHidden/>
          </w:rPr>
          <w:fldChar w:fldCharType="separate"/>
        </w:r>
        <w:r>
          <w:rPr>
            <w:noProof/>
            <w:webHidden/>
          </w:rPr>
          <w:t>22</w:t>
        </w:r>
        <w:r>
          <w:rPr>
            <w:noProof/>
            <w:webHidden/>
          </w:rPr>
          <w:fldChar w:fldCharType="end"/>
        </w:r>
      </w:hyperlink>
    </w:p>
    <w:p w14:paraId="714EE0D6" w14:textId="259BFBAE"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5" w:history="1">
        <w:r w:rsidRPr="00A249BE">
          <w:rPr>
            <w:rStyle w:val="Hyperlink"/>
            <w:noProof/>
          </w:rPr>
          <w:t>Figure 20: Power BI Analytics Dashboard</w:t>
        </w:r>
        <w:r>
          <w:rPr>
            <w:noProof/>
            <w:webHidden/>
          </w:rPr>
          <w:tab/>
        </w:r>
        <w:r>
          <w:rPr>
            <w:noProof/>
            <w:webHidden/>
          </w:rPr>
          <w:fldChar w:fldCharType="begin"/>
        </w:r>
        <w:r>
          <w:rPr>
            <w:noProof/>
            <w:webHidden/>
          </w:rPr>
          <w:instrText xml:space="preserve"> PAGEREF _Toc229425065 \h </w:instrText>
        </w:r>
        <w:r>
          <w:rPr>
            <w:noProof/>
            <w:webHidden/>
          </w:rPr>
        </w:r>
        <w:r>
          <w:rPr>
            <w:noProof/>
            <w:webHidden/>
          </w:rPr>
          <w:fldChar w:fldCharType="separate"/>
        </w:r>
        <w:r>
          <w:rPr>
            <w:noProof/>
            <w:webHidden/>
          </w:rPr>
          <w:t>23</w:t>
        </w:r>
        <w:r>
          <w:rPr>
            <w:noProof/>
            <w:webHidden/>
          </w:rPr>
          <w:fldChar w:fldCharType="end"/>
        </w:r>
      </w:hyperlink>
    </w:p>
    <w:p w14:paraId="7A1477DC" w14:textId="339B16BC"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6" w:history="1">
        <w:r w:rsidRPr="00A249BE">
          <w:rPr>
            <w:rStyle w:val="Hyperlink"/>
            <w:noProof/>
          </w:rPr>
          <w:t>Figure 21: Monthly Trend in Non-Functional Rate and Average Queue Time</w:t>
        </w:r>
        <w:r>
          <w:rPr>
            <w:noProof/>
            <w:webHidden/>
          </w:rPr>
          <w:tab/>
        </w:r>
        <w:r>
          <w:rPr>
            <w:noProof/>
            <w:webHidden/>
          </w:rPr>
          <w:fldChar w:fldCharType="begin"/>
        </w:r>
        <w:r>
          <w:rPr>
            <w:noProof/>
            <w:webHidden/>
          </w:rPr>
          <w:instrText xml:space="preserve"> PAGEREF _Toc229425066 \h </w:instrText>
        </w:r>
        <w:r>
          <w:rPr>
            <w:noProof/>
            <w:webHidden/>
          </w:rPr>
        </w:r>
        <w:r>
          <w:rPr>
            <w:noProof/>
            <w:webHidden/>
          </w:rPr>
          <w:fldChar w:fldCharType="separate"/>
        </w:r>
        <w:r>
          <w:rPr>
            <w:noProof/>
            <w:webHidden/>
          </w:rPr>
          <w:t>23</w:t>
        </w:r>
        <w:r>
          <w:rPr>
            <w:noProof/>
            <w:webHidden/>
          </w:rPr>
          <w:fldChar w:fldCharType="end"/>
        </w:r>
      </w:hyperlink>
    </w:p>
    <w:p w14:paraId="7E473884" w14:textId="799575C9"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7" w:history="1">
        <w:r w:rsidRPr="00A249BE">
          <w:rPr>
            <w:rStyle w:val="Hyperlink"/>
            <w:noProof/>
          </w:rPr>
          <w:t>Figure 22</w:t>
        </w:r>
        <w:r w:rsidRPr="00A249BE">
          <w:rPr>
            <w:rStyle w:val="Hyperlink"/>
            <w:noProof/>
            <w:lang w:val="en-US"/>
          </w:rPr>
          <w:t>: Master DataFrame Preview in Jupyter Notebook</w:t>
        </w:r>
        <w:r>
          <w:rPr>
            <w:noProof/>
            <w:webHidden/>
          </w:rPr>
          <w:tab/>
        </w:r>
        <w:r>
          <w:rPr>
            <w:noProof/>
            <w:webHidden/>
          </w:rPr>
          <w:fldChar w:fldCharType="begin"/>
        </w:r>
        <w:r>
          <w:rPr>
            <w:noProof/>
            <w:webHidden/>
          </w:rPr>
          <w:instrText xml:space="preserve"> PAGEREF _Toc229425067 \h </w:instrText>
        </w:r>
        <w:r>
          <w:rPr>
            <w:noProof/>
            <w:webHidden/>
          </w:rPr>
        </w:r>
        <w:r>
          <w:rPr>
            <w:noProof/>
            <w:webHidden/>
          </w:rPr>
          <w:fldChar w:fldCharType="separate"/>
        </w:r>
        <w:r>
          <w:rPr>
            <w:noProof/>
            <w:webHidden/>
          </w:rPr>
          <w:t>38</w:t>
        </w:r>
        <w:r>
          <w:rPr>
            <w:noProof/>
            <w:webHidden/>
          </w:rPr>
          <w:fldChar w:fldCharType="end"/>
        </w:r>
      </w:hyperlink>
    </w:p>
    <w:p w14:paraId="0D501B10" w14:textId="7935FAE6"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8" w:history="1">
        <w:r w:rsidRPr="00A249BE">
          <w:rPr>
            <w:rStyle w:val="Hyperlink"/>
            <w:noProof/>
          </w:rPr>
          <w:t>Figure 23: Functionality Status Classification Output</w:t>
        </w:r>
        <w:r>
          <w:rPr>
            <w:noProof/>
            <w:webHidden/>
          </w:rPr>
          <w:tab/>
        </w:r>
        <w:r>
          <w:rPr>
            <w:noProof/>
            <w:webHidden/>
          </w:rPr>
          <w:fldChar w:fldCharType="begin"/>
        </w:r>
        <w:r>
          <w:rPr>
            <w:noProof/>
            <w:webHidden/>
          </w:rPr>
          <w:instrText xml:space="preserve"> PAGEREF _Toc229425068 \h </w:instrText>
        </w:r>
        <w:r>
          <w:rPr>
            <w:noProof/>
            <w:webHidden/>
          </w:rPr>
        </w:r>
        <w:r>
          <w:rPr>
            <w:noProof/>
            <w:webHidden/>
          </w:rPr>
          <w:fldChar w:fldCharType="separate"/>
        </w:r>
        <w:r>
          <w:rPr>
            <w:noProof/>
            <w:webHidden/>
          </w:rPr>
          <w:t>38</w:t>
        </w:r>
        <w:r>
          <w:rPr>
            <w:noProof/>
            <w:webHidden/>
          </w:rPr>
          <w:fldChar w:fldCharType="end"/>
        </w:r>
      </w:hyperlink>
    </w:p>
    <w:p w14:paraId="552AF912" w14:textId="1158F0FC"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69" w:history="1">
        <w:r w:rsidRPr="00A249BE">
          <w:rPr>
            <w:rStyle w:val="Hyperlink"/>
            <w:noProof/>
          </w:rPr>
          <w:t>Figure 24</w:t>
        </w:r>
        <w:r w:rsidRPr="00A249BE">
          <w:rPr>
            <w:rStyle w:val="Hyperlink"/>
            <w:noProof/>
            <w:lang w:val="en-US"/>
          </w:rPr>
          <w:t>: Power BI Analytics Dashboard</w:t>
        </w:r>
        <w:r>
          <w:rPr>
            <w:noProof/>
            <w:webHidden/>
          </w:rPr>
          <w:tab/>
        </w:r>
        <w:r>
          <w:rPr>
            <w:noProof/>
            <w:webHidden/>
          </w:rPr>
          <w:fldChar w:fldCharType="begin"/>
        </w:r>
        <w:r>
          <w:rPr>
            <w:noProof/>
            <w:webHidden/>
          </w:rPr>
          <w:instrText xml:space="preserve"> PAGEREF _Toc229425069 \h </w:instrText>
        </w:r>
        <w:r>
          <w:rPr>
            <w:noProof/>
            <w:webHidden/>
          </w:rPr>
        </w:r>
        <w:r>
          <w:rPr>
            <w:noProof/>
            <w:webHidden/>
          </w:rPr>
          <w:fldChar w:fldCharType="separate"/>
        </w:r>
        <w:r>
          <w:rPr>
            <w:noProof/>
            <w:webHidden/>
          </w:rPr>
          <w:t>39</w:t>
        </w:r>
        <w:r>
          <w:rPr>
            <w:noProof/>
            <w:webHidden/>
          </w:rPr>
          <w:fldChar w:fldCharType="end"/>
        </w:r>
      </w:hyperlink>
    </w:p>
    <w:p w14:paraId="6CA21395" w14:textId="559ADA1D"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70" w:history="1">
        <w:r w:rsidRPr="00A249BE">
          <w:rPr>
            <w:rStyle w:val="Hyperlink"/>
            <w:noProof/>
          </w:rPr>
          <w:t>Figure 25</w:t>
        </w:r>
        <w:r w:rsidRPr="00A249BE">
          <w:rPr>
            <w:rStyle w:val="Hyperlink"/>
            <w:noProof/>
            <w:lang w:val="en-US"/>
          </w:rPr>
          <w:t>: Web Application Dashboard (Full View)</w:t>
        </w:r>
        <w:r>
          <w:rPr>
            <w:noProof/>
            <w:webHidden/>
          </w:rPr>
          <w:tab/>
        </w:r>
        <w:r>
          <w:rPr>
            <w:noProof/>
            <w:webHidden/>
          </w:rPr>
          <w:fldChar w:fldCharType="begin"/>
        </w:r>
        <w:r>
          <w:rPr>
            <w:noProof/>
            <w:webHidden/>
          </w:rPr>
          <w:instrText xml:space="preserve"> PAGEREF _Toc229425070 \h </w:instrText>
        </w:r>
        <w:r>
          <w:rPr>
            <w:noProof/>
            <w:webHidden/>
          </w:rPr>
        </w:r>
        <w:r>
          <w:rPr>
            <w:noProof/>
            <w:webHidden/>
          </w:rPr>
          <w:fldChar w:fldCharType="separate"/>
        </w:r>
        <w:r>
          <w:rPr>
            <w:noProof/>
            <w:webHidden/>
          </w:rPr>
          <w:t>39</w:t>
        </w:r>
        <w:r>
          <w:rPr>
            <w:noProof/>
            <w:webHidden/>
          </w:rPr>
          <w:fldChar w:fldCharType="end"/>
        </w:r>
      </w:hyperlink>
    </w:p>
    <w:p w14:paraId="20D6387C" w14:textId="2E2ADE97" w:rsidR="001F203F" w:rsidRDefault="001F203F">
      <w:pPr>
        <w:pStyle w:val="TableofFigures"/>
        <w:tabs>
          <w:tab w:val="right" w:leader="dot" w:pos="8656"/>
        </w:tabs>
        <w:rPr>
          <w:rFonts w:asciiTheme="minorHAnsi" w:eastAsiaTheme="minorEastAsia" w:hAnsiTheme="minorHAnsi" w:cstheme="minorBidi"/>
          <w:noProof/>
          <w:kern w:val="2"/>
          <w14:ligatures w14:val="standardContextual"/>
        </w:rPr>
      </w:pPr>
      <w:hyperlink w:anchor="_Toc229425071" w:history="1">
        <w:r w:rsidRPr="00A249BE">
          <w:rPr>
            <w:rStyle w:val="Hyperlink"/>
            <w:noProof/>
          </w:rPr>
          <w:t>Figure 26</w:t>
        </w:r>
        <w:r w:rsidRPr="00A249BE">
          <w:rPr>
            <w:rStyle w:val="Hyperlink"/>
            <w:noProof/>
            <w:lang w:val="en-US"/>
          </w:rPr>
          <w:t>: : Risk Predictor Page with Sample Prediction Result</w:t>
        </w:r>
        <w:r>
          <w:rPr>
            <w:noProof/>
            <w:webHidden/>
          </w:rPr>
          <w:tab/>
        </w:r>
        <w:r>
          <w:rPr>
            <w:noProof/>
            <w:webHidden/>
          </w:rPr>
          <w:fldChar w:fldCharType="begin"/>
        </w:r>
        <w:r>
          <w:rPr>
            <w:noProof/>
            <w:webHidden/>
          </w:rPr>
          <w:instrText xml:space="preserve"> PAGEREF _Toc229425071 \h </w:instrText>
        </w:r>
        <w:r>
          <w:rPr>
            <w:noProof/>
            <w:webHidden/>
          </w:rPr>
        </w:r>
        <w:r>
          <w:rPr>
            <w:noProof/>
            <w:webHidden/>
          </w:rPr>
          <w:fldChar w:fldCharType="separate"/>
        </w:r>
        <w:r>
          <w:rPr>
            <w:noProof/>
            <w:webHidden/>
          </w:rPr>
          <w:t>40</w:t>
        </w:r>
        <w:r>
          <w:rPr>
            <w:noProof/>
            <w:webHidden/>
          </w:rPr>
          <w:fldChar w:fldCharType="end"/>
        </w:r>
      </w:hyperlink>
    </w:p>
    <w:p w14:paraId="63E30F97" w14:textId="5541C28A" w:rsidR="00BA6037" w:rsidRDefault="008334C8" w:rsidP="00BA6037">
      <w:pPr>
        <w:spacing w:line="360" w:lineRule="auto"/>
        <w:rPr>
          <w:color w:val="000000" w:themeColor="text1"/>
          <w:lang w:val="en-US"/>
        </w:rPr>
      </w:pPr>
      <w:r w:rsidRPr="00BA6037">
        <w:rPr>
          <w:color w:val="000000" w:themeColor="text1"/>
          <w:lang w:val="en-US"/>
        </w:rPr>
        <w:fldChar w:fldCharType="end"/>
      </w:r>
    </w:p>
    <w:p w14:paraId="13BE099D" w14:textId="58A598C8" w:rsidR="003F31D1" w:rsidRPr="00BA6037" w:rsidRDefault="008334C8" w:rsidP="00BA6037">
      <w:pPr>
        <w:spacing w:line="360" w:lineRule="auto"/>
        <w:rPr>
          <w:color w:val="000000" w:themeColor="text1"/>
          <w:lang w:val="en-US"/>
        </w:rPr>
      </w:pPr>
      <w:r w:rsidRPr="00BA6037">
        <w:rPr>
          <w:color w:val="000000" w:themeColor="text1"/>
          <w:lang w:val="en-US"/>
        </w:rPr>
        <w:br w:type="page"/>
      </w:r>
    </w:p>
    <w:p w14:paraId="3129A01A" w14:textId="77777777" w:rsidR="00A3366D" w:rsidRDefault="00A3366D" w:rsidP="00BA6037">
      <w:pPr>
        <w:pStyle w:val="Heading1"/>
        <w:sectPr w:rsidR="00A3366D" w:rsidSect="004D5DBA">
          <w:footerReference w:type="default" r:id="rId8"/>
          <w:footerReference w:type="first" r:id="rId9"/>
          <w:pgSz w:w="11906" w:h="16838"/>
          <w:pgMar w:top="1440" w:right="1440" w:bottom="1440" w:left="1800" w:header="706" w:footer="706" w:gutter="0"/>
          <w:pgNumType w:fmt="lowerRoman" w:start="1"/>
          <w:cols w:space="720"/>
          <w:titlePg/>
          <w:docGrid w:linePitch="360"/>
        </w:sectPr>
      </w:pPr>
    </w:p>
    <w:p w14:paraId="1E4E9840" w14:textId="77777777" w:rsidR="00896F8D" w:rsidRPr="009F11C2" w:rsidRDefault="00896F8D" w:rsidP="00896F8D">
      <w:pPr>
        <w:pStyle w:val="Heading1"/>
      </w:pPr>
      <w:bookmarkStart w:id="17" w:name="_Toc220943540"/>
      <w:bookmarkStart w:id="18" w:name="_Toc229650839"/>
      <w:r w:rsidRPr="009F11C2">
        <w:lastRenderedPageBreak/>
        <w:t>CHAPTER ONE: INTRODUCTION</w:t>
      </w:r>
      <w:bookmarkEnd w:id="17"/>
      <w:bookmarkEnd w:id="18"/>
    </w:p>
    <w:p w14:paraId="483384C0" w14:textId="77777777" w:rsidR="00896F8D" w:rsidRPr="009F11C2" w:rsidRDefault="00896F8D" w:rsidP="00896F8D">
      <w:pPr>
        <w:pStyle w:val="Heading2"/>
      </w:pPr>
      <w:bookmarkStart w:id="19" w:name="_Toc220943541"/>
      <w:bookmarkStart w:id="20" w:name="_Toc229650840"/>
      <w:r w:rsidRPr="009F11C2">
        <w:t>1.1 Introduction - Overview of Chapter Contents</w:t>
      </w:r>
      <w:bookmarkEnd w:id="19"/>
      <w:bookmarkEnd w:id="20"/>
    </w:p>
    <w:p w14:paraId="7B7887BF"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59FCADF6"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This chapter lays the foundation for the study by explaining the real world challenges rural and semi urban communities in Africa face in accessing reliable water, why current maintenance practices are insufficient, and how data analytics and predictive maintenance offers a promising alternative. It outlines the study’s objectives, shows key research questions, highlights the importance of the study and describes its scope and limitations.</w:t>
      </w:r>
    </w:p>
    <w:p w14:paraId="4DAA8EB5" w14:textId="77777777" w:rsidR="00896F8D" w:rsidRPr="009F11C2" w:rsidRDefault="00896F8D" w:rsidP="00896F8D">
      <w:pPr>
        <w:pStyle w:val="Heading2"/>
      </w:pPr>
      <w:r w:rsidRPr="009F11C2">
        <w:t> </w:t>
      </w:r>
    </w:p>
    <w:p w14:paraId="23319584" w14:textId="77777777" w:rsidR="00896F8D" w:rsidRPr="009F11C2" w:rsidRDefault="00896F8D" w:rsidP="00896F8D">
      <w:pPr>
        <w:pStyle w:val="Heading2"/>
      </w:pPr>
      <w:bookmarkStart w:id="21" w:name="_Toc220943542"/>
      <w:bookmarkStart w:id="22" w:name="_Toc229650841"/>
      <w:r w:rsidRPr="009F11C2">
        <w:t>1.2 Background of The Study</w:t>
      </w:r>
      <w:bookmarkEnd w:id="21"/>
      <w:bookmarkEnd w:id="22"/>
    </w:p>
    <w:p w14:paraId="4041A1AD"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Access to safe and reliable water remains a major challenge for many households in rural and semi-urban regions of developing countries</w:t>
      </w:r>
      <w:r>
        <w:rPr>
          <w:rFonts w:eastAsiaTheme="majorEastAsia"/>
          <w:color w:val="000000" w:themeColor="text1"/>
          <w:sz w:val="28"/>
          <w:szCs w:val="40"/>
          <w:lang w:val="en-US"/>
        </w:rPr>
        <w:t xml:space="preserve"> especially in Africa</w:t>
      </w:r>
      <w:r w:rsidRPr="00403F8D">
        <w:rPr>
          <w:rFonts w:eastAsiaTheme="majorEastAsia"/>
          <w:color w:val="000000" w:themeColor="text1"/>
          <w:sz w:val="28"/>
          <w:szCs w:val="40"/>
        </w:rPr>
        <w:t xml:space="preserve">. Despite the investments by governments and international organizations into wells, handpumps, and other water supply systems, a significant proportion of these facilities fail to deliver </w:t>
      </w:r>
      <w:r>
        <w:rPr>
          <w:rFonts w:eastAsiaTheme="majorEastAsia"/>
          <w:color w:val="000000" w:themeColor="text1"/>
          <w:sz w:val="28"/>
          <w:szCs w:val="40"/>
          <w:lang w:val="en-US"/>
        </w:rPr>
        <w:t xml:space="preserve">proper </w:t>
      </w:r>
      <w:r w:rsidRPr="00403F8D">
        <w:rPr>
          <w:rFonts w:eastAsiaTheme="majorEastAsia"/>
          <w:color w:val="000000" w:themeColor="text1"/>
          <w:sz w:val="28"/>
          <w:szCs w:val="40"/>
        </w:rPr>
        <w:t>service due to poor maintenance and weak infrastructure management</w:t>
      </w:r>
      <w:hyperlink r:id="rId10" w:history="1">
        <w:r w:rsidRPr="00403F8D">
          <w:rPr>
            <w:rStyle w:val="Hyperlink"/>
            <w:rFonts w:eastAsiaTheme="majorEastAsia"/>
            <w:color w:val="000000" w:themeColor="text1"/>
            <w:sz w:val="28"/>
            <w:szCs w:val="40"/>
          </w:rPr>
          <w:t xml:space="preserve"> (Malima, 2020; Cord et al., 2022).</w:t>
        </w:r>
      </w:hyperlink>
    </w:p>
    <w:p w14:paraId="30E4309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For example, in many parts of Sub Saharan Africa, roughly one quarter of handpumps are non functional at any given time, and up to 40 % of newly installed rural water points fail within two years because of lack of upkeep and technical support. Studies of water insecurity in Kenya also show that rural households suffer much higher levels of water access deprivation compared to urban dwellers, with gaps particularly in safe supply and affordability. (</w:t>
      </w:r>
      <w:hyperlink r:id="rId11" w:history="1">
        <w:r w:rsidRPr="00403F8D">
          <w:rPr>
            <w:rStyle w:val="Hyperlink"/>
            <w:rFonts w:eastAsiaTheme="majorEastAsia"/>
            <w:color w:val="000000" w:themeColor="text1"/>
            <w:sz w:val="28"/>
            <w:szCs w:val="40"/>
          </w:rPr>
          <w:t>Springer</w:t>
        </w:r>
      </w:hyperlink>
      <w:r w:rsidRPr="00403F8D">
        <w:rPr>
          <w:rFonts w:eastAsiaTheme="majorEastAsia"/>
          <w:color w:val="000000" w:themeColor="text1"/>
          <w:sz w:val="28"/>
          <w:szCs w:val="40"/>
        </w:rPr>
        <w:t>)</w:t>
      </w:r>
    </w:p>
    <w:p w14:paraId="3D288997"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xml:space="preserve">Currently, water point maintenance in these areas has been reactive, repairs occur after equipment breaks down, instead of being maintained to prevent breaking. This leads to service disruption, wasted resources and communities traveling long unsafe distances to get safe water. Additionally, without </w:t>
      </w:r>
      <w:r w:rsidRPr="00403F8D">
        <w:rPr>
          <w:rFonts w:eastAsiaTheme="majorEastAsia"/>
          <w:color w:val="000000" w:themeColor="text1"/>
          <w:sz w:val="28"/>
          <w:szCs w:val="40"/>
        </w:rPr>
        <w:lastRenderedPageBreak/>
        <w:t>systematic analysis of historical data on failures and operating conditions, it is extremely difficult to prioritize which water points need attention most urgently.</w:t>
      </w:r>
      <w:hyperlink r:id="rId12" w:history="1">
        <w:r w:rsidRPr="00403F8D">
          <w:rPr>
            <w:rStyle w:val="Hyperlink"/>
            <w:rFonts w:eastAsiaTheme="majorEastAsia"/>
            <w:color w:val="000000" w:themeColor="text1"/>
            <w:sz w:val="28"/>
            <w:szCs w:val="40"/>
          </w:rPr>
          <w:t xml:space="preserve"> (McKinsey &amp; Company)</w:t>
        </w:r>
      </w:hyperlink>
    </w:p>
    <w:p w14:paraId="573327F1"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Recent advancements in data analytics, including machine learning techniques, provide a new opportunity to shift from reactive fixes to predictive maintenance, where patterns in historical data can be used to forecast future failures and target maintenance more efficiently. </w:t>
      </w:r>
    </w:p>
    <w:p w14:paraId="60902A5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This study proposes to apply those data-driven methods to the Maji Mengi region to better understand how water points are performing and to support decision making that improves reliability and access.</w:t>
      </w:r>
    </w:p>
    <w:p w14:paraId="15B4DA4B" w14:textId="77777777" w:rsidR="00896F8D" w:rsidRPr="009F11C2" w:rsidRDefault="00896F8D" w:rsidP="00896F8D">
      <w:pPr>
        <w:pStyle w:val="Heading2"/>
      </w:pPr>
      <w:r w:rsidRPr="009F11C2">
        <w:t> </w:t>
      </w:r>
    </w:p>
    <w:p w14:paraId="562739CC" w14:textId="77777777" w:rsidR="00896F8D" w:rsidRPr="009F11C2" w:rsidRDefault="00896F8D" w:rsidP="00896F8D">
      <w:pPr>
        <w:pStyle w:val="Heading2"/>
      </w:pPr>
      <w:bookmarkStart w:id="23" w:name="_Toc220943543"/>
      <w:bookmarkStart w:id="24" w:name="_Toc229650842"/>
      <w:r w:rsidRPr="009F11C2">
        <w:t>1.3 Problem Statement</w:t>
      </w:r>
      <w:bookmarkEnd w:id="23"/>
      <w:bookmarkEnd w:id="24"/>
    </w:p>
    <w:p w14:paraId="39E13D0C"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10EFCB7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xml:space="preserve">Despite continued investment in water infrastructure in the Maji Mengi region, many residents still face long daily walks to reach functioning water points, enduring hours of waiting </w:t>
      </w:r>
      <w:r>
        <w:rPr>
          <w:rFonts w:eastAsiaTheme="majorEastAsia"/>
          <w:color w:val="000000" w:themeColor="text1"/>
          <w:sz w:val="28"/>
          <w:szCs w:val="40"/>
          <w:lang w:val="en-US"/>
        </w:rPr>
        <w:t>and sometimes</w:t>
      </w:r>
      <w:r w:rsidRPr="00403F8D">
        <w:rPr>
          <w:rFonts w:eastAsiaTheme="majorEastAsia"/>
          <w:color w:val="000000" w:themeColor="text1"/>
          <w:sz w:val="28"/>
          <w:szCs w:val="40"/>
        </w:rPr>
        <w:t xml:space="preserve"> resorting to unsafe alternative sources. </w:t>
      </w:r>
      <w:hyperlink r:id="rId13" w:history="1">
        <w:r w:rsidRPr="00403F8D">
          <w:rPr>
            <w:rStyle w:val="Hyperlink"/>
            <w:rFonts w:eastAsiaTheme="majorEastAsia"/>
            <w:color w:val="000000" w:themeColor="text1"/>
            <w:sz w:val="28"/>
            <w:szCs w:val="40"/>
          </w:rPr>
          <w:t>(Africa’s Public Service Delivery review)</w:t>
        </w:r>
      </w:hyperlink>
    </w:p>
    <w:p w14:paraId="5A5CEFAA"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Current maintenance approaches in Maji Mengi are primarily reactive: facilities are repaired only after they fail, rather than being monitored for early warning signs of potential breakdowns. </w:t>
      </w:r>
    </w:p>
    <w:p w14:paraId="3A633462" w14:textId="77777777" w:rsidR="00896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 xml:space="preserve">This study seeks to address this gap by applying data analytics techniques to water point data from Maji Mengi with the aim of </w:t>
      </w:r>
      <w:r>
        <w:rPr>
          <w:rFonts w:eastAsiaTheme="majorEastAsia"/>
          <w:color w:val="000000" w:themeColor="text1"/>
          <w:sz w:val="28"/>
          <w:szCs w:val="40"/>
          <w:lang w:val="en-US"/>
        </w:rPr>
        <w:t>providing a model that will keep track of the water sources and inform the authorities early if there is a risk of breakdown so that the problem is  addressed before the water source becomes completely nonfunctional.</w:t>
      </w:r>
    </w:p>
    <w:p w14:paraId="0ADD7576" w14:textId="77777777" w:rsidR="00896F8D" w:rsidRPr="00403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 </w:t>
      </w:r>
    </w:p>
    <w:p w14:paraId="6CEFEBE2" w14:textId="77777777" w:rsidR="00896F8D" w:rsidRPr="009F11C2" w:rsidRDefault="00896F8D" w:rsidP="00896F8D">
      <w:pPr>
        <w:pStyle w:val="Heading2"/>
      </w:pPr>
      <w:bookmarkStart w:id="25" w:name="_Toc220943544"/>
      <w:bookmarkStart w:id="26" w:name="_Toc229650843"/>
      <w:r w:rsidRPr="009F11C2">
        <w:t>1.4 Objectives of the Study</w:t>
      </w:r>
      <w:bookmarkEnd w:id="25"/>
      <w:bookmarkEnd w:id="26"/>
    </w:p>
    <w:p w14:paraId="4B3929E6" w14:textId="77777777" w:rsidR="00896F8D" w:rsidRPr="009F11C2" w:rsidRDefault="00896F8D" w:rsidP="00896F8D">
      <w:pPr>
        <w:pStyle w:val="Heading3"/>
        <w:spacing w:line="360" w:lineRule="auto"/>
      </w:pPr>
      <w:bookmarkStart w:id="27" w:name="_Toc220943545"/>
      <w:bookmarkStart w:id="28" w:name="_Toc229650844"/>
      <w:r w:rsidRPr="009F11C2">
        <w:t>1.4.1 General Objective</w:t>
      </w:r>
      <w:bookmarkEnd w:id="27"/>
      <w:bookmarkEnd w:id="28"/>
    </w:p>
    <w:p w14:paraId="6B092C80"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lastRenderedPageBreak/>
        <w:t>The main purpose of this study is to apply data analytics techniques to assess the functionality and accessibility of water points in the Maji Mengi region in order to generate valuable insights that improve</w:t>
      </w:r>
      <w:r>
        <w:rPr>
          <w:rFonts w:eastAsiaTheme="majorEastAsia"/>
          <w:color w:val="000000" w:themeColor="text1"/>
          <w:sz w:val="28"/>
          <w:szCs w:val="40"/>
          <w:lang w:val="en-US"/>
        </w:rPr>
        <w:t xml:space="preserve"> water</w:t>
      </w:r>
      <w:r w:rsidRPr="00403F8D">
        <w:rPr>
          <w:rFonts w:eastAsiaTheme="majorEastAsia"/>
          <w:color w:val="000000" w:themeColor="text1"/>
          <w:sz w:val="28"/>
          <w:szCs w:val="40"/>
        </w:rPr>
        <w:t xml:space="preserve"> infrastructure management. </w:t>
      </w:r>
      <w:r w:rsidRPr="00403F8D">
        <w:rPr>
          <w:rFonts w:eastAsiaTheme="majorEastAsia"/>
          <w:color w:val="000000" w:themeColor="text1"/>
          <w:sz w:val="28"/>
          <w:szCs w:val="40"/>
        </w:rPr>
        <w:br/>
      </w:r>
      <w:r w:rsidRPr="00403F8D">
        <w:rPr>
          <w:rFonts w:eastAsiaTheme="majorEastAsia"/>
          <w:color w:val="000000" w:themeColor="text1"/>
          <w:sz w:val="28"/>
          <w:szCs w:val="40"/>
        </w:rPr>
        <w:br/>
      </w:r>
      <w:r w:rsidRPr="00403F8D">
        <w:rPr>
          <w:rFonts w:eastAsiaTheme="majorEastAsia"/>
          <w:color w:val="000000" w:themeColor="text1"/>
          <w:sz w:val="28"/>
          <w:szCs w:val="40"/>
        </w:rPr>
        <w:br/>
      </w:r>
    </w:p>
    <w:p w14:paraId="59FD236F" w14:textId="77777777" w:rsidR="00896F8D" w:rsidRPr="009F11C2" w:rsidRDefault="00896F8D" w:rsidP="00896F8D">
      <w:pPr>
        <w:pStyle w:val="Heading3"/>
        <w:spacing w:line="360" w:lineRule="auto"/>
      </w:pPr>
      <w:bookmarkStart w:id="29" w:name="_Toc220943546"/>
      <w:bookmarkStart w:id="30" w:name="_Toc229650845"/>
      <w:r w:rsidRPr="009F11C2">
        <w:t>1.4.2 Specific Objectives</w:t>
      </w:r>
      <w:bookmarkEnd w:id="29"/>
      <w:bookmarkEnd w:id="30"/>
    </w:p>
    <w:p w14:paraId="5F4539C1" w14:textId="77777777" w:rsidR="00896F8D" w:rsidRPr="00CD0330" w:rsidRDefault="00896F8D" w:rsidP="00896F8D">
      <w:pPr>
        <w:pStyle w:val="ListParagraph"/>
        <w:numPr>
          <w:ilvl w:val="0"/>
          <w:numId w:val="9"/>
        </w:numPr>
        <w:spacing w:after="160" w:line="360" w:lineRule="auto"/>
        <w:contextualSpacing/>
        <w:rPr>
          <w:rFonts w:eastAsiaTheme="majorEastAsia"/>
          <w:color w:val="000000" w:themeColor="text1"/>
          <w:sz w:val="28"/>
          <w:szCs w:val="40"/>
        </w:rPr>
      </w:pPr>
      <w:r w:rsidRPr="00CD0330">
        <w:rPr>
          <w:rFonts w:eastAsiaTheme="majorEastAsia"/>
          <w:color w:val="000000" w:themeColor="text1"/>
          <w:sz w:val="28"/>
          <w:szCs w:val="40"/>
        </w:rPr>
        <w:t>To analyze the distribution, characteristics  and operational status of water points in the Maji Mengi region.</w:t>
      </w:r>
    </w:p>
    <w:p w14:paraId="7DC5988C" w14:textId="77777777" w:rsidR="00896F8D" w:rsidRPr="00CD0330" w:rsidRDefault="00896F8D" w:rsidP="00896F8D">
      <w:pPr>
        <w:pStyle w:val="ListParagraph"/>
        <w:numPr>
          <w:ilvl w:val="0"/>
          <w:numId w:val="9"/>
        </w:numPr>
        <w:spacing w:after="160" w:line="360" w:lineRule="auto"/>
        <w:contextualSpacing/>
        <w:rPr>
          <w:rFonts w:eastAsiaTheme="majorEastAsia"/>
          <w:color w:val="000000" w:themeColor="text1"/>
          <w:sz w:val="28"/>
          <w:szCs w:val="40"/>
        </w:rPr>
      </w:pPr>
      <w:r w:rsidRPr="00CD0330">
        <w:rPr>
          <w:rFonts w:eastAsiaTheme="majorEastAsia"/>
          <w:color w:val="000000" w:themeColor="text1"/>
          <w:sz w:val="28"/>
          <w:szCs w:val="40"/>
        </w:rPr>
        <w:t>To identify key factors associated with functional, non functional  and partially functional water points.</w:t>
      </w:r>
    </w:p>
    <w:p w14:paraId="207A213B" w14:textId="77777777" w:rsidR="00896F8D" w:rsidRPr="00CD0330" w:rsidRDefault="00896F8D" w:rsidP="00896F8D">
      <w:pPr>
        <w:pStyle w:val="ListParagraph"/>
        <w:numPr>
          <w:ilvl w:val="0"/>
          <w:numId w:val="9"/>
        </w:numPr>
        <w:spacing w:after="160" w:line="360" w:lineRule="auto"/>
        <w:contextualSpacing/>
        <w:rPr>
          <w:rFonts w:eastAsiaTheme="majorEastAsia"/>
          <w:color w:val="000000" w:themeColor="text1"/>
          <w:sz w:val="28"/>
          <w:szCs w:val="40"/>
        </w:rPr>
      </w:pPr>
      <w:r w:rsidRPr="00CD0330">
        <w:rPr>
          <w:rFonts w:eastAsiaTheme="majorEastAsia"/>
          <w:color w:val="000000" w:themeColor="text1"/>
          <w:sz w:val="28"/>
          <w:szCs w:val="40"/>
        </w:rPr>
        <w:t xml:space="preserve">To develop predictive models </w:t>
      </w:r>
      <w:r>
        <w:rPr>
          <w:rFonts w:eastAsiaTheme="majorEastAsia"/>
          <w:color w:val="000000" w:themeColor="text1"/>
          <w:sz w:val="28"/>
          <w:szCs w:val="40"/>
          <w:lang w:val="en-US"/>
        </w:rPr>
        <w:t xml:space="preserve">from the Maji Mengi water access Dataset </w:t>
      </w:r>
      <w:r w:rsidRPr="00CD0330">
        <w:rPr>
          <w:rFonts w:eastAsiaTheme="majorEastAsia"/>
          <w:color w:val="000000" w:themeColor="text1"/>
          <w:sz w:val="28"/>
          <w:szCs w:val="40"/>
        </w:rPr>
        <w:t>capable of estimating the likelihood of water point failure.</w:t>
      </w:r>
    </w:p>
    <w:p w14:paraId="08599D58" w14:textId="77777777" w:rsidR="00896F8D" w:rsidRPr="00B70BE5" w:rsidRDefault="00896F8D" w:rsidP="00896F8D">
      <w:pPr>
        <w:pStyle w:val="ListParagraph"/>
        <w:numPr>
          <w:ilvl w:val="0"/>
          <w:numId w:val="9"/>
        </w:numPr>
        <w:spacing w:after="160" w:line="360" w:lineRule="auto"/>
        <w:contextualSpacing/>
        <w:rPr>
          <w:rFonts w:eastAsiaTheme="majorEastAsia"/>
          <w:color w:val="000000" w:themeColor="text1"/>
          <w:sz w:val="28"/>
          <w:szCs w:val="40"/>
        </w:rPr>
      </w:pPr>
      <w:r w:rsidRPr="00CD0330">
        <w:rPr>
          <w:rFonts w:eastAsiaTheme="majorEastAsia"/>
          <w:color w:val="000000" w:themeColor="text1"/>
          <w:sz w:val="28"/>
          <w:szCs w:val="40"/>
        </w:rPr>
        <w:t>To visualize analytical findings using dashboards and charts that support decision making by stakeholders.</w:t>
      </w:r>
    </w:p>
    <w:p w14:paraId="70F5E254" w14:textId="77777777" w:rsidR="00896F8D" w:rsidRPr="004902B8" w:rsidRDefault="00896F8D" w:rsidP="00896F8D">
      <w:pPr>
        <w:pStyle w:val="ListParagraph"/>
        <w:numPr>
          <w:ilvl w:val="0"/>
          <w:numId w:val="9"/>
        </w:numPr>
        <w:spacing w:after="160" w:line="360" w:lineRule="auto"/>
        <w:contextualSpacing/>
        <w:rPr>
          <w:rFonts w:eastAsiaTheme="majorEastAsia"/>
          <w:color w:val="000000" w:themeColor="text1"/>
          <w:sz w:val="28"/>
          <w:szCs w:val="40"/>
        </w:rPr>
      </w:pPr>
      <w:r w:rsidRPr="00CD0330">
        <w:rPr>
          <w:rFonts w:eastAsiaTheme="majorEastAsia"/>
          <w:color w:val="000000" w:themeColor="text1"/>
          <w:sz w:val="28"/>
          <w:szCs w:val="40"/>
        </w:rPr>
        <w:t xml:space="preserve">To clean, </w:t>
      </w:r>
      <w:r>
        <w:rPr>
          <w:rFonts w:eastAsiaTheme="majorEastAsia"/>
          <w:color w:val="000000" w:themeColor="text1"/>
          <w:sz w:val="28"/>
          <w:szCs w:val="40"/>
          <w:lang w:val="en-US"/>
        </w:rPr>
        <w:t>Analyze, visualize and Model the Maji Mengi Water access to derive key insights about water sources in the area for the community leaders to use to improve water access in the next two months.</w:t>
      </w:r>
    </w:p>
    <w:p w14:paraId="23F8948C"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12678538" w14:textId="77777777" w:rsidR="00896F8D" w:rsidRPr="009F11C2" w:rsidRDefault="00896F8D" w:rsidP="00896F8D">
      <w:pPr>
        <w:pStyle w:val="Heading2"/>
      </w:pPr>
      <w:bookmarkStart w:id="31" w:name="_Toc220943547"/>
      <w:bookmarkStart w:id="32" w:name="_Toc229650846"/>
      <w:r w:rsidRPr="009F11C2">
        <w:t>1.5 Research Questions</w:t>
      </w:r>
      <w:bookmarkEnd w:id="31"/>
      <w:bookmarkEnd w:id="32"/>
    </w:p>
    <w:p w14:paraId="286E7E53"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The research seeks to answer the following questions, aligned with the specific objectives:</w:t>
      </w:r>
    </w:p>
    <w:p w14:paraId="31F10CD8" w14:textId="77777777" w:rsidR="00896F8D" w:rsidRPr="00403F8D" w:rsidRDefault="00896F8D" w:rsidP="00896F8D">
      <w:pPr>
        <w:numPr>
          <w:ilvl w:val="0"/>
          <w:numId w:val="10"/>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  Which types of water points are most often non-functional or in need of frequent repair?</w:t>
      </w:r>
    </w:p>
    <w:p w14:paraId="07869A61" w14:textId="77777777" w:rsidR="00896F8D" w:rsidRPr="00403F8D" w:rsidRDefault="00896F8D" w:rsidP="00896F8D">
      <w:pPr>
        <w:numPr>
          <w:ilvl w:val="0"/>
          <w:numId w:val="10"/>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What factors significantly influence water point performance and reliability?</w:t>
      </w:r>
    </w:p>
    <w:p w14:paraId="51DD41E5" w14:textId="77777777" w:rsidR="00896F8D" w:rsidRPr="00403F8D" w:rsidRDefault="00896F8D" w:rsidP="00896F8D">
      <w:pPr>
        <w:numPr>
          <w:ilvl w:val="0"/>
          <w:numId w:val="10"/>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lastRenderedPageBreak/>
        <w:t>To what extent can predictive analytics forecast water point failures?</w:t>
      </w:r>
    </w:p>
    <w:p w14:paraId="3035D30C" w14:textId="77777777" w:rsidR="00896F8D" w:rsidRPr="00403F8D" w:rsidRDefault="00896F8D" w:rsidP="00896F8D">
      <w:pPr>
        <w:numPr>
          <w:ilvl w:val="0"/>
          <w:numId w:val="10"/>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How can analytics insights improve planning, maintenance prioritization, and resource allocation?</w:t>
      </w:r>
    </w:p>
    <w:p w14:paraId="1BEE3992" w14:textId="77777777" w:rsidR="00896F8D" w:rsidRPr="00403F8D" w:rsidRDefault="00896F8D" w:rsidP="00896F8D">
      <w:pPr>
        <w:numPr>
          <w:ilvl w:val="0"/>
          <w:numId w:val="10"/>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In what ways can datavAnalysis help reduce congestion, disputes, and insecurity at water points?</w:t>
      </w:r>
    </w:p>
    <w:p w14:paraId="1D235116" w14:textId="77777777" w:rsidR="00896F8D" w:rsidRPr="009F11C2" w:rsidRDefault="00896F8D" w:rsidP="00896F8D">
      <w:pPr>
        <w:pStyle w:val="Heading2"/>
      </w:pPr>
      <w:r w:rsidRPr="009F11C2">
        <w:t> </w:t>
      </w:r>
    </w:p>
    <w:p w14:paraId="6EEA718F" w14:textId="77777777" w:rsidR="00896F8D" w:rsidRPr="009F11C2" w:rsidRDefault="00896F8D" w:rsidP="00896F8D">
      <w:pPr>
        <w:pStyle w:val="Heading2"/>
      </w:pPr>
      <w:bookmarkStart w:id="33" w:name="_Toc220943548"/>
      <w:bookmarkStart w:id="34" w:name="_Toc229650847"/>
      <w:r w:rsidRPr="009F11C2">
        <w:t>1.6 Significance of the Study</w:t>
      </w:r>
      <w:bookmarkEnd w:id="33"/>
      <w:bookmarkEnd w:id="34"/>
    </w:p>
    <w:p w14:paraId="33138079"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This study will benefit:</w:t>
      </w:r>
    </w:p>
    <w:p w14:paraId="0E346FD0"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b/>
          <w:bCs/>
          <w:color w:val="000000" w:themeColor="text1"/>
          <w:sz w:val="28"/>
          <w:szCs w:val="40"/>
        </w:rPr>
        <w:t>Operational Managers</w:t>
      </w:r>
      <w:r>
        <w:rPr>
          <w:rFonts w:eastAsiaTheme="majorEastAsia"/>
          <w:b/>
          <w:bCs/>
          <w:color w:val="000000" w:themeColor="text1"/>
          <w:sz w:val="28"/>
          <w:szCs w:val="40"/>
          <w:lang w:val="en-US"/>
        </w:rPr>
        <w:t xml:space="preserve">  </w:t>
      </w:r>
      <w:r w:rsidRPr="00403F8D">
        <w:rPr>
          <w:rFonts w:eastAsiaTheme="majorEastAsia"/>
          <w:b/>
          <w:bCs/>
          <w:color w:val="000000" w:themeColor="text1"/>
          <w:sz w:val="28"/>
          <w:szCs w:val="40"/>
        </w:rPr>
        <w:t>For local water authorities and NGOs</w:t>
      </w:r>
      <w:r>
        <w:rPr>
          <w:rFonts w:eastAsiaTheme="majorEastAsia"/>
          <w:b/>
          <w:bCs/>
          <w:color w:val="000000" w:themeColor="text1"/>
          <w:sz w:val="28"/>
          <w:szCs w:val="40"/>
          <w:lang w:val="en-US"/>
        </w:rPr>
        <w:t xml:space="preserve">: </w:t>
      </w:r>
      <w:r w:rsidRPr="00403F8D">
        <w:rPr>
          <w:rFonts w:eastAsiaTheme="majorEastAsia"/>
          <w:color w:val="000000" w:themeColor="text1"/>
          <w:sz w:val="28"/>
          <w:szCs w:val="40"/>
        </w:rPr>
        <w:t>the results could help shift from a reactive maintenance approach to a proactive one, letting limited budgets be used more efficiently. </w:t>
      </w:r>
    </w:p>
    <w:p w14:paraId="0CB2277A"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b/>
          <w:bCs/>
          <w:color w:val="000000" w:themeColor="text1"/>
          <w:sz w:val="28"/>
          <w:szCs w:val="40"/>
        </w:rPr>
        <w:t>Communities in Northern Kenya:</w:t>
      </w:r>
      <w:r w:rsidRPr="00403F8D">
        <w:rPr>
          <w:rFonts w:eastAsiaTheme="majorEastAsia"/>
          <w:color w:val="000000" w:themeColor="text1"/>
          <w:sz w:val="28"/>
          <w:szCs w:val="40"/>
        </w:rPr>
        <w:t xml:space="preserve"> More reliable water points mean reduced travel time and wait times for families, especially women and children, and can lower social stress and health risks associated with unsafe water access.</w:t>
      </w:r>
    </w:p>
    <w:p w14:paraId="29A12D8B"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b/>
          <w:bCs/>
          <w:color w:val="000000" w:themeColor="text1"/>
          <w:sz w:val="28"/>
          <w:szCs w:val="40"/>
        </w:rPr>
        <w:t xml:space="preserve">Policy and Planning for the Government: </w:t>
      </w:r>
      <w:r w:rsidRPr="00403F8D">
        <w:rPr>
          <w:rFonts w:eastAsiaTheme="majorEastAsia"/>
          <w:color w:val="000000" w:themeColor="text1"/>
          <w:sz w:val="28"/>
          <w:szCs w:val="40"/>
        </w:rPr>
        <w:t>This</w:t>
      </w:r>
      <w:r w:rsidRPr="00403F8D">
        <w:rPr>
          <w:rFonts w:eastAsiaTheme="majorEastAsia"/>
          <w:b/>
          <w:bCs/>
          <w:color w:val="000000" w:themeColor="text1"/>
          <w:sz w:val="28"/>
          <w:szCs w:val="40"/>
        </w:rPr>
        <w:t xml:space="preserve"> </w:t>
      </w:r>
      <w:r w:rsidRPr="00403F8D">
        <w:rPr>
          <w:rFonts w:eastAsiaTheme="majorEastAsia"/>
          <w:color w:val="000000" w:themeColor="text1"/>
          <w:sz w:val="28"/>
          <w:szCs w:val="40"/>
        </w:rPr>
        <w:t>study can serve as proof that integrating data analytics into planning leads to better decision-making, helping policymakers allocate resources more equitably across communities.</w:t>
      </w:r>
    </w:p>
    <w:p w14:paraId="275CE62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b/>
          <w:bCs/>
          <w:color w:val="000000" w:themeColor="text1"/>
          <w:sz w:val="28"/>
          <w:szCs w:val="40"/>
        </w:rPr>
        <w:t>Academic Contribution:</w:t>
      </w:r>
      <w:r w:rsidRPr="00403F8D">
        <w:rPr>
          <w:rFonts w:eastAsiaTheme="majorEastAsia"/>
          <w:color w:val="000000" w:themeColor="text1"/>
          <w:sz w:val="28"/>
          <w:szCs w:val="40"/>
        </w:rPr>
        <w:t xml:space="preserve"> It </w:t>
      </w:r>
      <w:r>
        <w:rPr>
          <w:rFonts w:eastAsiaTheme="majorEastAsia"/>
          <w:color w:val="000000" w:themeColor="text1"/>
          <w:sz w:val="28"/>
          <w:szCs w:val="40"/>
          <w:lang w:val="en-US"/>
        </w:rPr>
        <w:t xml:space="preserve"> will </w:t>
      </w:r>
      <w:r w:rsidRPr="00403F8D">
        <w:rPr>
          <w:rFonts w:eastAsiaTheme="majorEastAsia"/>
          <w:color w:val="000000" w:themeColor="text1"/>
          <w:sz w:val="28"/>
          <w:szCs w:val="40"/>
        </w:rPr>
        <w:t>provid</w:t>
      </w:r>
      <w:r>
        <w:rPr>
          <w:rFonts w:eastAsiaTheme="majorEastAsia"/>
          <w:color w:val="000000" w:themeColor="text1"/>
          <w:sz w:val="28"/>
          <w:szCs w:val="40"/>
          <w:lang w:val="en-US"/>
        </w:rPr>
        <w:t>e a</w:t>
      </w:r>
      <w:r w:rsidRPr="00403F8D">
        <w:rPr>
          <w:rFonts w:eastAsiaTheme="majorEastAsia"/>
          <w:color w:val="000000" w:themeColor="text1"/>
          <w:sz w:val="28"/>
          <w:szCs w:val="40"/>
        </w:rPr>
        <w:t xml:space="preserve"> learning </w:t>
      </w:r>
      <w:r>
        <w:rPr>
          <w:rFonts w:eastAsiaTheme="majorEastAsia"/>
          <w:color w:val="000000" w:themeColor="text1"/>
          <w:sz w:val="28"/>
          <w:szCs w:val="40"/>
          <w:lang w:val="en-US"/>
        </w:rPr>
        <w:t xml:space="preserve">opportunity </w:t>
      </w:r>
      <w:r w:rsidRPr="00403F8D">
        <w:rPr>
          <w:rFonts w:eastAsiaTheme="majorEastAsia"/>
          <w:color w:val="000000" w:themeColor="text1"/>
          <w:sz w:val="28"/>
          <w:szCs w:val="40"/>
        </w:rPr>
        <w:t>for the student</w:t>
      </w:r>
      <w:r>
        <w:rPr>
          <w:rFonts w:eastAsiaTheme="majorEastAsia"/>
          <w:color w:val="000000" w:themeColor="text1"/>
          <w:sz w:val="28"/>
          <w:szCs w:val="40"/>
          <w:lang w:val="en-US"/>
        </w:rPr>
        <w:t>. Helping the student Learn and improve their</w:t>
      </w:r>
      <w:r w:rsidRPr="00403F8D">
        <w:rPr>
          <w:rFonts w:eastAsiaTheme="majorEastAsia"/>
          <w:color w:val="000000" w:themeColor="text1"/>
          <w:sz w:val="28"/>
          <w:szCs w:val="40"/>
        </w:rPr>
        <w:t xml:space="preserve"> Data Analysis </w:t>
      </w:r>
      <w:r>
        <w:rPr>
          <w:rFonts w:eastAsiaTheme="majorEastAsia"/>
          <w:color w:val="000000" w:themeColor="text1"/>
          <w:sz w:val="28"/>
          <w:szCs w:val="40"/>
          <w:lang w:val="en-US"/>
        </w:rPr>
        <w:t xml:space="preserve">skills and </w:t>
      </w:r>
      <w:r w:rsidRPr="00403F8D">
        <w:rPr>
          <w:rFonts w:eastAsiaTheme="majorEastAsia"/>
          <w:color w:val="000000" w:themeColor="text1"/>
          <w:sz w:val="28"/>
          <w:szCs w:val="40"/>
        </w:rPr>
        <w:t>Techniques,</w:t>
      </w:r>
      <w:r>
        <w:rPr>
          <w:rFonts w:eastAsiaTheme="majorEastAsia"/>
          <w:color w:val="000000" w:themeColor="text1"/>
          <w:sz w:val="28"/>
          <w:szCs w:val="40"/>
          <w:lang w:val="en-US"/>
        </w:rPr>
        <w:t xml:space="preserve"> </w:t>
      </w:r>
      <w:r w:rsidRPr="00403F8D">
        <w:rPr>
          <w:rFonts w:eastAsiaTheme="majorEastAsia"/>
          <w:color w:val="000000" w:themeColor="text1"/>
          <w:sz w:val="28"/>
          <w:szCs w:val="40"/>
        </w:rPr>
        <w:t>employing Python, power Bi tools, and predictive models.</w:t>
      </w:r>
    </w:p>
    <w:p w14:paraId="31F5D93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3F9A8FD5" w14:textId="77777777" w:rsidR="00896F8D" w:rsidRPr="009F11C2" w:rsidRDefault="00896F8D" w:rsidP="00896F8D">
      <w:pPr>
        <w:pStyle w:val="Heading2"/>
      </w:pPr>
      <w:bookmarkStart w:id="35" w:name="_Toc220943549"/>
      <w:bookmarkStart w:id="36" w:name="_Toc229650848"/>
      <w:r w:rsidRPr="009F11C2">
        <w:t>1.7 Limitations of The Study</w:t>
      </w:r>
      <w:bookmarkEnd w:id="35"/>
      <w:bookmarkEnd w:id="36"/>
    </w:p>
    <w:p w14:paraId="278CC67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This research relies entirely on secondary</w:t>
      </w:r>
      <w:r>
        <w:rPr>
          <w:rFonts w:eastAsiaTheme="majorEastAsia"/>
          <w:color w:val="000000" w:themeColor="text1"/>
          <w:sz w:val="28"/>
          <w:szCs w:val="40"/>
          <w:lang w:val="en-US"/>
        </w:rPr>
        <w:t xml:space="preserve"> </w:t>
      </w:r>
      <w:r w:rsidRPr="00403F8D">
        <w:rPr>
          <w:rFonts w:eastAsiaTheme="majorEastAsia"/>
          <w:color w:val="000000" w:themeColor="text1"/>
          <w:sz w:val="28"/>
          <w:szCs w:val="40"/>
        </w:rPr>
        <w:t xml:space="preserve">structured water point datasets and does not include field inspections or real-time monitoring. </w:t>
      </w:r>
      <w:r>
        <w:rPr>
          <w:rFonts w:eastAsiaTheme="majorEastAsia"/>
          <w:color w:val="000000" w:themeColor="text1"/>
          <w:sz w:val="28"/>
          <w:szCs w:val="40"/>
          <w:lang w:val="en-US"/>
        </w:rPr>
        <w:t xml:space="preserve"> because there are currently no available dataset on the water access situation in Maji Mengi</w:t>
      </w:r>
      <w:r w:rsidRPr="00403F8D">
        <w:rPr>
          <w:rFonts w:eastAsiaTheme="majorEastAsia"/>
          <w:color w:val="000000" w:themeColor="text1"/>
          <w:sz w:val="28"/>
          <w:szCs w:val="40"/>
        </w:rPr>
        <w:t xml:space="preserve">, structured water point datasets and does not include field inspections or real-time monitoring. The results may not capture all factors such as seasonal </w:t>
      </w:r>
      <w:r w:rsidRPr="00403F8D">
        <w:rPr>
          <w:rFonts w:eastAsiaTheme="majorEastAsia"/>
          <w:color w:val="000000" w:themeColor="text1"/>
          <w:sz w:val="28"/>
          <w:szCs w:val="40"/>
        </w:rPr>
        <w:lastRenderedPageBreak/>
        <w:t>variation or local usage practices that influence water point performance but are not recorded in the data.</w:t>
      </w:r>
    </w:p>
    <w:p w14:paraId="5EA63571"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295D2012" w14:textId="77777777" w:rsidR="00896F8D" w:rsidRPr="009F11C2" w:rsidRDefault="00896F8D" w:rsidP="00896F8D">
      <w:pPr>
        <w:pStyle w:val="Heading2"/>
      </w:pPr>
      <w:bookmarkStart w:id="37" w:name="_Toc220943550"/>
      <w:bookmarkStart w:id="38" w:name="_Toc229650849"/>
      <w:r w:rsidRPr="009F11C2">
        <w:t>1.8 Scope of the Study</w:t>
      </w:r>
      <w:bookmarkEnd w:id="37"/>
      <w:bookmarkEnd w:id="38"/>
    </w:p>
    <w:p w14:paraId="74A41B37"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56B51486" w14:textId="77777777" w:rsidR="00896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 xml:space="preserve">The study is geographically limited to the Maji Mengi region and focuses on descriptive, exploratory, and predictive data analysis. It uses historical datasets </w:t>
      </w:r>
      <w:r>
        <w:rPr>
          <w:rFonts w:eastAsiaTheme="majorEastAsia"/>
          <w:color w:val="000000" w:themeColor="text1"/>
          <w:sz w:val="28"/>
          <w:szCs w:val="40"/>
          <w:lang w:val="en-US"/>
        </w:rPr>
        <w:t>for from the year t</w:t>
      </w:r>
      <w:r w:rsidRPr="00403F8D">
        <w:rPr>
          <w:rFonts w:eastAsiaTheme="majorEastAsia"/>
          <w:color w:val="000000" w:themeColor="text1"/>
          <w:sz w:val="28"/>
          <w:szCs w:val="40"/>
        </w:rPr>
        <w:t>o generate insights, rather than real-time monitoring or direct community surveys.</w:t>
      </w:r>
    </w:p>
    <w:p w14:paraId="71FA53F3" w14:textId="77777777" w:rsidR="00896F8D" w:rsidRPr="00840433" w:rsidRDefault="00896F8D" w:rsidP="00896F8D">
      <w:pPr>
        <w:spacing w:line="360" w:lineRule="auto"/>
      </w:pPr>
      <w:r w:rsidRPr="009F11C2">
        <w:rPr>
          <w:rFonts w:eastAsiaTheme="majorEastAsia"/>
          <w:color w:val="000000" w:themeColor="text1"/>
          <w:sz w:val="28"/>
          <w:szCs w:val="40"/>
        </w:rPr>
        <w:br w:type="page"/>
      </w:r>
    </w:p>
    <w:p w14:paraId="2B7395C1" w14:textId="77777777" w:rsidR="00896F8D" w:rsidRPr="009F11C2" w:rsidRDefault="00896F8D" w:rsidP="00896F8D">
      <w:pPr>
        <w:pStyle w:val="Heading1"/>
        <w:rPr>
          <w:rFonts w:eastAsiaTheme="minorHAnsi"/>
          <w:sz w:val="24"/>
          <w:szCs w:val="24"/>
          <w:lang w:val="en-US"/>
        </w:rPr>
      </w:pPr>
      <w:bookmarkStart w:id="39" w:name="_Toc220943552"/>
      <w:bookmarkStart w:id="40" w:name="_Toc229650850"/>
      <w:r w:rsidRPr="009F11C2">
        <w:lastRenderedPageBreak/>
        <w:t>CHAPTER TWO: LITERATURE REVIEW</w:t>
      </w:r>
      <w:bookmarkEnd w:id="39"/>
      <w:bookmarkEnd w:id="40"/>
    </w:p>
    <w:p w14:paraId="0C44C5FD"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456C2937" w14:textId="77777777" w:rsidR="00896F8D" w:rsidRPr="009F11C2" w:rsidRDefault="00896F8D" w:rsidP="00896F8D">
      <w:pPr>
        <w:pStyle w:val="Heading2"/>
      </w:pPr>
      <w:bookmarkStart w:id="41" w:name="_Toc220943553"/>
      <w:bookmarkStart w:id="42" w:name="_Toc229650851"/>
      <w:r w:rsidRPr="009F11C2">
        <w:t>2.1 Introduction</w:t>
      </w:r>
      <w:bookmarkEnd w:id="41"/>
      <w:bookmarkEnd w:id="42"/>
    </w:p>
    <w:p w14:paraId="6176068F"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This chapter reviews key literature related to data analytics, water infrastructure management, and the role of analytical approaches in improving service delivery in developing regions. It summarizes theoretical foundations, surveys how similar systems have been studied elsewhere, and identifies research gaps that justify the current study’s focus on predictive analytics for water point functionality in the Maji Mengi region.</w:t>
      </w:r>
    </w:p>
    <w:p w14:paraId="07E68527"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318EDD8B" w14:textId="77777777" w:rsidR="00896F8D" w:rsidRPr="009F11C2" w:rsidRDefault="00896F8D" w:rsidP="00896F8D">
      <w:pPr>
        <w:pStyle w:val="Heading2"/>
      </w:pPr>
      <w:bookmarkStart w:id="43" w:name="_Toc220943554"/>
      <w:bookmarkStart w:id="44" w:name="_Toc229650852"/>
      <w:r w:rsidRPr="009F11C2">
        <w:t>2.2 Theoretical Literature of the Problem</w:t>
      </w:r>
      <w:bookmarkEnd w:id="43"/>
      <w:bookmarkEnd w:id="44"/>
    </w:p>
    <w:p w14:paraId="50D5F610" w14:textId="77777777" w:rsidR="00896F8D" w:rsidRDefault="00896F8D" w:rsidP="00896F8D">
      <w:pPr>
        <w:spacing w:line="360" w:lineRule="auto"/>
        <w:rPr>
          <w:rFonts w:eastAsiaTheme="majorEastAsia"/>
          <w:color w:val="000000" w:themeColor="text1"/>
          <w:sz w:val="28"/>
          <w:szCs w:val="40"/>
          <w:lang w:val="en-US"/>
        </w:rPr>
      </w:pPr>
      <w:r w:rsidRPr="00403F8D">
        <w:rPr>
          <w:rFonts w:eastAsiaTheme="majorEastAsia"/>
          <w:b/>
          <w:bCs/>
          <w:color w:val="000000" w:themeColor="text1"/>
          <w:sz w:val="28"/>
          <w:szCs w:val="40"/>
        </w:rPr>
        <w:t>Data analytics</w:t>
      </w:r>
      <w:r w:rsidRPr="00403F8D">
        <w:rPr>
          <w:rFonts w:eastAsiaTheme="majorEastAsia"/>
          <w:color w:val="000000" w:themeColor="text1"/>
          <w:sz w:val="28"/>
          <w:szCs w:val="40"/>
        </w:rPr>
        <w:t xml:space="preserve"> </w:t>
      </w:r>
      <w:r w:rsidRPr="007016FF">
        <w:rPr>
          <w:rFonts w:eastAsiaTheme="majorEastAsia"/>
          <w:color w:val="000000" w:themeColor="text1"/>
          <w:sz w:val="28"/>
          <w:szCs w:val="40"/>
        </w:rPr>
        <w:t>is a broad term that includes everything from analyzing data to theorizing ways of collecting data and creating the frameworks needed to store it</w:t>
      </w:r>
      <w:r w:rsidRPr="00403F8D">
        <w:rPr>
          <w:rFonts w:eastAsiaTheme="majorEastAsia"/>
          <w:color w:val="000000" w:themeColor="text1"/>
          <w:sz w:val="28"/>
          <w:szCs w:val="40"/>
        </w:rPr>
        <w:t xml:space="preserve">. Modern analytics is divided into descriptive, diagnostic, predictive, and prescriptive stages each serving </w:t>
      </w:r>
      <w:r>
        <w:rPr>
          <w:rFonts w:eastAsiaTheme="majorEastAsia"/>
          <w:color w:val="000000" w:themeColor="text1"/>
          <w:sz w:val="28"/>
          <w:szCs w:val="40"/>
          <w:lang w:val="en-US"/>
        </w:rPr>
        <w:t>their own</w:t>
      </w:r>
      <w:r w:rsidRPr="00403F8D">
        <w:rPr>
          <w:rFonts w:eastAsiaTheme="majorEastAsia"/>
          <w:color w:val="000000" w:themeColor="text1"/>
          <w:sz w:val="28"/>
          <w:szCs w:val="40"/>
        </w:rPr>
        <w:t xml:space="preserve"> analytical purposes</w:t>
      </w:r>
      <w:r>
        <w:rPr>
          <w:rFonts w:eastAsiaTheme="majorEastAsia"/>
          <w:color w:val="000000" w:themeColor="text1"/>
          <w:sz w:val="28"/>
          <w:szCs w:val="40"/>
          <w:lang w:val="en-US"/>
        </w:rPr>
        <w:t xml:space="preserve">. </w:t>
      </w:r>
      <w:hyperlink r:id="rId14" w:history="1">
        <w:r w:rsidRPr="00403F8D">
          <w:rPr>
            <w:rStyle w:val="Hyperlink"/>
            <w:rFonts w:eastAsiaTheme="majorEastAsia"/>
            <w:sz w:val="28"/>
            <w:szCs w:val="40"/>
          </w:rPr>
          <w:t xml:space="preserve"> </w:t>
        </w:r>
        <w:r w:rsidRPr="000837FB">
          <w:rPr>
            <w:rStyle w:val="Hyperlink"/>
            <w:rFonts w:eastAsiaTheme="majorEastAsia"/>
            <w:sz w:val="28"/>
            <w:szCs w:val="40"/>
          </w:rPr>
          <w:t>https://www.coursera.org/articles/data-analytics</w:t>
        </w:r>
      </w:hyperlink>
    </w:p>
    <w:p w14:paraId="3B4D921D" w14:textId="77777777" w:rsidR="00896F8D" w:rsidRPr="00703AA0" w:rsidRDefault="00896F8D" w:rsidP="00896F8D">
      <w:pPr>
        <w:spacing w:line="360" w:lineRule="auto"/>
        <w:rPr>
          <w:rFonts w:eastAsiaTheme="majorEastAsia"/>
          <w:color w:val="000000" w:themeColor="text1"/>
          <w:sz w:val="28"/>
          <w:szCs w:val="40"/>
        </w:rPr>
      </w:pPr>
      <w:r w:rsidRPr="00703AA0">
        <w:rPr>
          <w:rFonts w:eastAsiaTheme="majorEastAsia"/>
          <w:b/>
          <w:bCs/>
          <w:color w:val="000000" w:themeColor="text1"/>
          <w:sz w:val="28"/>
          <w:szCs w:val="40"/>
        </w:rPr>
        <w:t>Data Lifecycle Theory</w:t>
      </w:r>
      <w:r>
        <w:rPr>
          <w:rFonts w:eastAsiaTheme="majorEastAsia"/>
          <w:color w:val="000000" w:themeColor="text1"/>
          <w:sz w:val="28"/>
          <w:szCs w:val="40"/>
          <w:lang w:val="en-US"/>
        </w:rPr>
        <w:t>: g</w:t>
      </w:r>
      <w:r w:rsidRPr="00703AA0">
        <w:rPr>
          <w:rFonts w:eastAsiaTheme="majorEastAsia"/>
          <w:color w:val="000000" w:themeColor="text1"/>
          <w:sz w:val="28"/>
          <w:szCs w:val="40"/>
        </w:rPr>
        <w:t>overns how you collect, clean, analyze, and visualize your specific dataset to ensure the integrity of your findings.</w:t>
      </w:r>
    </w:p>
    <w:p w14:paraId="29EB3542" w14:textId="77777777" w:rsidR="00896F8D" w:rsidRDefault="00896F8D" w:rsidP="00896F8D">
      <w:pPr>
        <w:spacing w:line="360" w:lineRule="auto"/>
        <w:rPr>
          <w:rFonts w:eastAsiaTheme="majorEastAsia"/>
          <w:color w:val="000000" w:themeColor="text1"/>
          <w:sz w:val="28"/>
          <w:szCs w:val="40"/>
          <w:lang w:val="en-US"/>
        </w:rPr>
      </w:pPr>
      <w:r w:rsidRPr="00C570F9">
        <w:rPr>
          <w:rFonts w:eastAsiaTheme="majorEastAsia"/>
          <w:b/>
          <w:bCs/>
          <w:color w:val="000000" w:themeColor="text1"/>
          <w:sz w:val="28"/>
          <w:szCs w:val="40"/>
        </w:rPr>
        <w:t>Predictive Analytics</w:t>
      </w:r>
      <w:r>
        <w:rPr>
          <w:rFonts w:eastAsiaTheme="majorEastAsia"/>
          <w:b/>
          <w:bCs/>
          <w:color w:val="000000" w:themeColor="text1"/>
          <w:sz w:val="28"/>
          <w:szCs w:val="40"/>
          <w:lang w:val="en-US"/>
        </w:rPr>
        <w:t>:</w:t>
      </w:r>
      <w:r w:rsidRPr="00C570F9">
        <w:rPr>
          <w:rFonts w:eastAsiaTheme="majorEastAsia"/>
          <w:color w:val="000000" w:themeColor="text1"/>
          <w:sz w:val="28"/>
          <w:szCs w:val="40"/>
        </w:rPr>
        <w:t xml:space="preserve"> is the branch of advanced analytics that uses historical data, statistical modeling, data mining techniques, and machine learning to make predictions about future or otherwise unknown events.</w:t>
      </w:r>
    </w:p>
    <w:p w14:paraId="3F66ECD5" w14:textId="77777777" w:rsidR="00896F8D" w:rsidRPr="00465E10" w:rsidRDefault="00896F8D" w:rsidP="00896F8D">
      <w:pPr>
        <w:spacing w:line="360" w:lineRule="auto"/>
        <w:rPr>
          <w:rFonts w:eastAsiaTheme="majorEastAsia"/>
          <w:color w:val="000000" w:themeColor="text1"/>
          <w:sz w:val="28"/>
          <w:szCs w:val="40"/>
          <w:lang w:val="en-US"/>
        </w:rPr>
      </w:pPr>
      <w:r w:rsidRPr="00A615D9">
        <w:rPr>
          <w:rFonts w:eastAsiaTheme="majorEastAsia"/>
          <w:b/>
          <w:bCs/>
          <w:color w:val="000000" w:themeColor="text1"/>
          <w:sz w:val="28"/>
          <w:szCs w:val="40"/>
          <w:lang w:val="en-US"/>
        </w:rPr>
        <w:t>Exploratory Data Analysis:</w:t>
      </w:r>
      <w:r>
        <w:rPr>
          <w:rFonts w:eastAsiaTheme="majorEastAsia"/>
          <w:color w:val="000000" w:themeColor="text1"/>
          <w:sz w:val="28"/>
          <w:szCs w:val="40"/>
          <w:lang w:val="en-US"/>
        </w:rPr>
        <w:t xml:space="preserve"> </w:t>
      </w:r>
      <w:r w:rsidRPr="009F72E4">
        <w:rPr>
          <w:rFonts w:eastAsiaTheme="majorEastAsia"/>
          <w:color w:val="000000" w:themeColor="text1"/>
          <w:sz w:val="28"/>
          <w:szCs w:val="40"/>
        </w:rPr>
        <w:t>(EDA) is using statistical graphics and summary statistics to guide data cleaning and feature engineering before formal modeling. </w:t>
      </w:r>
    </w:p>
    <w:p w14:paraId="6A9888A2" w14:textId="77777777" w:rsidR="00896F8D" w:rsidRPr="00403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 </w:t>
      </w:r>
    </w:p>
    <w:p w14:paraId="78BEA636"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xml:space="preserve">The shift from reactive maintenance to condition-based and predictive maintenance is a key component of modern infrastructure theory. Predictive maintenance relies on insights derived from real-time and historical data to </w:t>
      </w:r>
      <w:r w:rsidRPr="00403F8D">
        <w:rPr>
          <w:rFonts w:eastAsiaTheme="majorEastAsia"/>
          <w:color w:val="000000" w:themeColor="text1"/>
          <w:sz w:val="28"/>
          <w:szCs w:val="40"/>
        </w:rPr>
        <w:lastRenderedPageBreak/>
        <w:t>forecast failures before they occur, thus reducing unplanned downtime and extending service life of assets (Core.ac.uk literature review, 2025) .</w:t>
      </w:r>
    </w:p>
    <w:p w14:paraId="44FB4D0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77C685C4" w14:textId="77777777" w:rsidR="00896F8D" w:rsidRPr="009F11C2" w:rsidRDefault="00896F8D" w:rsidP="00896F8D">
      <w:pPr>
        <w:pStyle w:val="Heading2"/>
      </w:pPr>
      <w:bookmarkStart w:id="45" w:name="_Toc220943555"/>
      <w:bookmarkStart w:id="46" w:name="_Toc229650853"/>
      <w:r w:rsidRPr="009F11C2">
        <w:t>2.3 Similar Systems</w:t>
      </w:r>
      <w:bookmarkEnd w:id="45"/>
      <w:bookmarkEnd w:id="46"/>
    </w:p>
    <w:p w14:paraId="16069EF3" w14:textId="77777777" w:rsidR="00896F8D" w:rsidRDefault="00896F8D" w:rsidP="00896F8D">
      <w:pPr>
        <w:spacing w:line="360" w:lineRule="auto"/>
        <w:rPr>
          <w:rFonts w:eastAsiaTheme="majorEastAsia"/>
          <w:color w:val="000000" w:themeColor="text1"/>
          <w:sz w:val="28"/>
          <w:szCs w:val="40"/>
          <w:lang w:val="en-US"/>
        </w:rPr>
      </w:pPr>
      <w:r>
        <w:rPr>
          <w:rFonts w:eastAsiaTheme="majorEastAsia"/>
          <w:color w:val="000000" w:themeColor="text1"/>
          <w:sz w:val="28"/>
          <w:szCs w:val="40"/>
          <w:lang w:val="en-US"/>
        </w:rPr>
        <w:t>The water Management systems below show</w:t>
      </w:r>
      <w:r w:rsidRPr="00403F8D">
        <w:rPr>
          <w:rFonts w:eastAsiaTheme="majorEastAsia"/>
          <w:color w:val="000000" w:themeColor="text1"/>
          <w:sz w:val="28"/>
          <w:szCs w:val="40"/>
        </w:rPr>
        <w:t xml:space="preserve"> how data analytics and machine learning have been applied to </w:t>
      </w:r>
      <w:r>
        <w:rPr>
          <w:rFonts w:eastAsiaTheme="majorEastAsia"/>
          <w:color w:val="000000" w:themeColor="text1"/>
          <w:sz w:val="28"/>
          <w:szCs w:val="40"/>
          <w:lang w:val="en-US"/>
        </w:rPr>
        <w:t>in water management:</w:t>
      </w:r>
    </w:p>
    <w:p w14:paraId="170C95BD" w14:textId="77777777" w:rsidR="00896F8D" w:rsidRPr="00403F8D" w:rsidRDefault="00896F8D" w:rsidP="00896F8D">
      <w:pPr>
        <w:spacing w:line="360" w:lineRule="auto"/>
        <w:rPr>
          <w:rFonts w:eastAsiaTheme="majorEastAsia"/>
          <w:color w:val="000000" w:themeColor="text1"/>
          <w:sz w:val="28"/>
          <w:szCs w:val="40"/>
          <w:lang w:val="en-US"/>
        </w:rPr>
      </w:pPr>
    </w:p>
    <w:p w14:paraId="58D935BF" w14:textId="77777777" w:rsidR="00896F8D" w:rsidRPr="00B92C8D" w:rsidRDefault="00896F8D" w:rsidP="00896F8D">
      <w:pPr>
        <w:pStyle w:val="ListParagraph"/>
        <w:numPr>
          <w:ilvl w:val="0"/>
          <w:numId w:val="11"/>
        </w:numPr>
        <w:spacing w:after="160" w:line="360" w:lineRule="auto"/>
        <w:contextualSpacing/>
        <w:rPr>
          <w:rFonts w:eastAsiaTheme="majorEastAsia"/>
          <w:color w:val="000000" w:themeColor="text1"/>
          <w:sz w:val="28"/>
          <w:szCs w:val="40"/>
        </w:rPr>
      </w:pPr>
      <w:r w:rsidRPr="00F24BC4">
        <w:rPr>
          <w:rFonts w:eastAsiaTheme="majorEastAsia"/>
          <w:b/>
          <w:bCs/>
          <w:color w:val="000000" w:themeColor="text1"/>
          <w:sz w:val="28"/>
          <w:szCs w:val="40"/>
          <w:lang w:val="en-US"/>
        </w:rPr>
        <w:t>AquaWISE</w:t>
      </w:r>
      <w:r>
        <w:rPr>
          <w:rFonts w:eastAsiaTheme="majorEastAsia"/>
          <w:color w:val="000000" w:themeColor="text1"/>
          <w:sz w:val="28"/>
          <w:szCs w:val="40"/>
          <w:lang w:val="en-US"/>
        </w:rPr>
        <w:t xml:space="preserve"> (</w:t>
      </w:r>
      <w:r w:rsidRPr="00711AF2">
        <w:rPr>
          <w:rFonts w:eastAsiaTheme="majorEastAsia"/>
          <w:color w:val="000000" w:themeColor="text1"/>
          <w:sz w:val="28"/>
          <w:szCs w:val="40"/>
          <w:lang w:val="en-US"/>
        </w:rPr>
        <w:t>https://vassarlabs.com/unified-water-management/</w:t>
      </w:r>
      <w:r>
        <w:rPr>
          <w:rFonts w:eastAsiaTheme="majorEastAsia"/>
          <w:color w:val="000000" w:themeColor="text1"/>
          <w:sz w:val="28"/>
          <w:szCs w:val="40"/>
          <w:lang w:val="en-US"/>
        </w:rPr>
        <w:t>)</w:t>
      </w:r>
    </w:p>
    <w:p w14:paraId="43B616B5" w14:textId="77777777" w:rsidR="007A5087" w:rsidRDefault="00896F8D" w:rsidP="007A5087">
      <w:pPr>
        <w:pStyle w:val="ListParagraph"/>
        <w:keepNext/>
        <w:spacing w:line="360" w:lineRule="auto"/>
        <w:ind w:left="360"/>
      </w:pPr>
      <w:r w:rsidRPr="00B92C8D">
        <w:rPr>
          <w:rFonts w:eastAsiaTheme="majorEastAsia"/>
          <w:noProof/>
          <w:color w:val="000000" w:themeColor="text1"/>
          <w:sz w:val="28"/>
          <w:szCs w:val="40"/>
        </w:rPr>
        <w:drawing>
          <wp:inline distT="0" distB="0" distL="0" distR="0" wp14:anchorId="6E7D7538" wp14:editId="5E06CE77">
            <wp:extent cx="5502910" cy="1818005"/>
            <wp:effectExtent l="0" t="0" r="2540" b="0"/>
            <wp:docPr id="196901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10416" name=""/>
                    <pic:cNvPicPr/>
                  </pic:nvPicPr>
                  <pic:blipFill>
                    <a:blip r:embed="rId15"/>
                    <a:stretch>
                      <a:fillRect/>
                    </a:stretch>
                  </pic:blipFill>
                  <pic:spPr>
                    <a:xfrm>
                      <a:off x="0" y="0"/>
                      <a:ext cx="5502910" cy="1818005"/>
                    </a:xfrm>
                    <a:prstGeom prst="rect">
                      <a:avLst/>
                    </a:prstGeom>
                  </pic:spPr>
                </pic:pic>
              </a:graphicData>
            </a:graphic>
          </wp:inline>
        </w:drawing>
      </w:r>
    </w:p>
    <w:p w14:paraId="1FEFC22C" w14:textId="14081BA8" w:rsidR="00896F8D" w:rsidRPr="007A5087" w:rsidRDefault="007A5087" w:rsidP="007A5087">
      <w:pPr>
        <w:pStyle w:val="Caption"/>
        <w:rPr>
          <w:lang w:val="en-US"/>
        </w:rPr>
      </w:pPr>
      <w:r>
        <w:t xml:space="preserve">Figure </w:t>
      </w:r>
      <w:fldSimple w:instr=" SEQ Figure \* ARABIC ">
        <w:r>
          <w:rPr>
            <w:noProof/>
          </w:rPr>
          <w:t>1</w:t>
        </w:r>
      </w:fldSimple>
      <w:r>
        <w:rPr>
          <w:lang w:val="en-US"/>
        </w:rPr>
        <w:t xml:space="preserve">: </w:t>
      </w:r>
      <w:r w:rsidRPr="00C146E5">
        <w:rPr>
          <w:lang w:val="en-US"/>
        </w:rPr>
        <w:t>aquaWISE Water Management Dashboard</w:t>
      </w:r>
      <w:r>
        <w:rPr>
          <w:lang w:val="en-US"/>
        </w:rPr>
        <w:t xml:space="preserve"> </w:t>
      </w:r>
      <w:customXmlInsRangeStart w:id="47" w:author="Microsoft Word" w:date="2026-05-12T22:20:00Z"/>
      <w:sdt>
        <w:sdtPr>
          <w:rPr>
            <w:lang w:val="en-US"/>
          </w:rPr>
          <w:id w:val="-1662373727"/>
          <w:citation/>
        </w:sdtPr>
        <w:sdtContent>
          <w:customXmlInsRangeEnd w:id="47"/>
          <w:ins w:id="48" w:author="Microsoft Word" w:date="2026-05-12T22:20:00Z" w16du:dateUtc="2026-05-12T19:20:00Z">
            <w:r w:rsidR="00252A5F">
              <w:rPr>
                <w:lang w:val="en-US"/>
              </w:rPr>
              <w:fldChar w:fldCharType="begin"/>
            </w:r>
            <w:r w:rsidR="00252A5F">
              <w:rPr>
                <w:lang w:val="en-US"/>
              </w:rPr>
              <w:instrText xml:space="preserve"> CITATION Vas26 \l 1033 </w:instrText>
            </w:r>
            <w:r w:rsidR="00252A5F">
              <w:rPr>
                <w:lang w:val="en-US"/>
              </w:rPr>
              <w:fldChar w:fldCharType="separate"/>
            </w:r>
            <w:r w:rsidR="00252A5F">
              <w:rPr>
                <w:noProof/>
                <w:lang w:val="en-US"/>
              </w:rPr>
              <w:t>((n.d.)., 2026)</w:t>
            </w:r>
            <w:r w:rsidR="00252A5F">
              <w:rPr>
                <w:lang w:val="en-US"/>
              </w:rPr>
              <w:fldChar w:fldCharType="end"/>
            </w:r>
          </w:ins>
          <w:customXmlInsRangeStart w:id="49" w:author="Microsoft Word" w:date="2026-05-12T22:20:00Z"/>
        </w:sdtContent>
      </w:sdt>
      <w:customXmlInsRangeEnd w:id="49"/>
    </w:p>
    <w:p w14:paraId="21F86ED3" w14:textId="77777777" w:rsidR="00896F8D" w:rsidRDefault="00896F8D" w:rsidP="00896F8D">
      <w:pPr>
        <w:pStyle w:val="ListParagraph"/>
        <w:spacing w:line="360" w:lineRule="auto"/>
        <w:ind w:left="360"/>
        <w:rPr>
          <w:rFonts w:eastAsiaTheme="majorEastAsia"/>
          <w:color w:val="000000" w:themeColor="text1"/>
          <w:sz w:val="28"/>
          <w:szCs w:val="40"/>
          <w:lang w:val="en-US"/>
        </w:rPr>
      </w:pPr>
      <w:r w:rsidRPr="00BD72E0">
        <w:rPr>
          <w:rFonts w:eastAsiaTheme="majorEastAsia"/>
          <w:color w:val="000000" w:themeColor="text1"/>
          <w:sz w:val="28"/>
          <w:szCs w:val="40"/>
        </w:rPr>
        <w:t>aquaWISE® is a web-enabled platform offering digital products for water resource monitoring, planning, and management, from small facilities to large geographies. It integrates data from sensors, satellites, drones, and more to create AI-driven digital twins of water systems, ensuring sustainable water management.</w:t>
      </w:r>
    </w:p>
    <w:p w14:paraId="52C0643A" w14:textId="77777777" w:rsidR="00896F8D" w:rsidRPr="00B56CF9" w:rsidRDefault="00896F8D" w:rsidP="00896F8D">
      <w:pPr>
        <w:pStyle w:val="ListParagraph"/>
        <w:spacing w:line="360" w:lineRule="auto"/>
        <w:ind w:left="360"/>
        <w:rPr>
          <w:rFonts w:eastAsiaTheme="majorEastAsia"/>
          <w:color w:val="000000" w:themeColor="text1"/>
          <w:sz w:val="28"/>
          <w:szCs w:val="40"/>
          <w:lang w:val="en-US"/>
        </w:rPr>
      </w:pPr>
    </w:p>
    <w:p w14:paraId="39D1DB2A" w14:textId="77777777" w:rsidR="00896F8D" w:rsidRDefault="00896F8D" w:rsidP="00896F8D">
      <w:pPr>
        <w:pStyle w:val="ListParagraph"/>
        <w:keepNext/>
        <w:numPr>
          <w:ilvl w:val="0"/>
          <w:numId w:val="11"/>
        </w:numPr>
        <w:spacing w:after="160" w:line="360" w:lineRule="auto"/>
        <w:contextualSpacing/>
      </w:pPr>
      <w:r w:rsidRPr="00B42066">
        <w:rPr>
          <w:rFonts w:eastAsiaTheme="majorEastAsia"/>
          <w:b/>
          <w:bCs/>
          <w:color w:val="000000" w:themeColor="text1"/>
          <w:sz w:val="28"/>
          <w:szCs w:val="40"/>
          <w:lang w:val="en-US"/>
        </w:rPr>
        <w:t xml:space="preserve">Aquarius </w:t>
      </w:r>
      <w:r w:rsidRPr="00B42066">
        <w:rPr>
          <w:rFonts w:eastAsiaTheme="majorEastAsia"/>
          <w:color w:val="000000" w:themeColor="text1"/>
          <w:sz w:val="28"/>
          <w:szCs w:val="40"/>
          <w:lang w:val="en-US"/>
        </w:rPr>
        <w:t>( https://aquaticinformatics.com/products/aquarius-environmental-water-data-management/)</w:t>
      </w:r>
      <w:r w:rsidRPr="00B42066">
        <w:rPr>
          <w:rFonts w:eastAsiaTheme="majorEastAsia"/>
          <w:color w:val="000000" w:themeColor="text1"/>
          <w:sz w:val="28"/>
          <w:szCs w:val="40"/>
        </w:rPr>
        <w:lastRenderedPageBreak/>
        <w:tab/>
      </w:r>
      <w:r w:rsidRPr="003074B9">
        <w:rPr>
          <w:rFonts w:eastAsiaTheme="majorEastAsia"/>
          <w:color w:val="000000" w:themeColor="text1"/>
          <w:sz w:val="28"/>
          <w:szCs w:val="40"/>
        </w:rPr>
        <w:fldChar w:fldCharType="begin"/>
      </w:r>
      <w:r w:rsidRPr="00B42066">
        <w:rPr>
          <w:rFonts w:eastAsiaTheme="majorEastAsia"/>
          <w:color w:val="000000" w:themeColor="text1"/>
          <w:sz w:val="28"/>
          <w:szCs w:val="40"/>
        </w:rPr>
        <w:instrText>HYPERLINK "https://link.springer.com/article/10.1007/s44244-024-00022-w?"</w:instrText>
      </w:r>
      <w:r w:rsidRPr="003074B9">
        <w:rPr>
          <w:rFonts w:eastAsiaTheme="majorEastAsia"/>
          <w:color w:val="000000" w:themeColor="text1"/>
          <w:sz w:val="28"/>
          <w:szCs w:val="40"/>
        </w:rPr>
      </w:r>
      <w:r w:rsidRPr="003074B9">
        <w:rPr>
          <w:rFonts w:eastAsiaTheme="majorEastAsia"/>
          <w:color w:val="000000" w:themeColor="text1"/>
          <w:sz w:val="28"/>
          <w:szCs w:val="40"/>
        </w:rPr>
        <w:fldChar w:fldCharType="separate"/>
      </w:r>
      <w:r w:rsidRPr="001E5634">
        <w:rPr>
          <w:noProof/>
        </w:rPr>
        <w:drawing>
          <wp:inline distT="0" distB="0" distL="0" distR="0" wp14:anchorId="462BA570" wp14:editId="13769D58">
            <wp:extent cx="5502910" cy="1992630"/>
            <wp:effectExtent l="0" t="0" r="2540" b="7620"/>
            <wp:docPr id="365003495" name="Picture 1" descr="Aquarius Water Management syste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03495" name="Picture 1" descr="Aquarius Water Management system&#10;"/>
                    <pic:cNvPicPr/>
                  </pic:nvPicPr>
                  <pic:blipFill>
                    <a:blip r:embed="rId16"/>
                    <a:stretch>
                      <a:fillRect/>
                    </a:stretch>
                  </pic:blipFill>
                  <pic:spPr>
                    <a:xfrm>
                      <a:off x="0" y="0"/>
                      <a:ext cx="5502910" cy="1992630"/>
                    </a:xfrm>
                    <a:prstGeom prst="rect">
                      <a:avLst/>
                    </a:prstGeom>
                  </pic:spPr>
                </pic:pic>
              </a:graphicData>
            </a:graphic>
          </wp:inline>
        </w:drawing>
      </w:r>
    </w:p>
    <w:p w14:paraId="42D1A8C8" w14:textId="2057C1D5" w:rsidR="00896F8D" w:rsidRDefault="00896F8D" w:rsidP="00896F8D">
      <w:pPr>
        <w:pStyle w:val="Caption"/>
      </w:pPr>
      <w:bookmarkStart w:id="50" w:name="_Toc220263666"/>
      <w:r>
        <w:t xml:space="preserve">Figure </w:t>
      </w:r>
      <w:fldSimple w:instr=" SEQ Figure \* ARABIC ">
        <w:r w:rsidR="007A5087">
          <w:rPr>
            <w:noProof/>
          </w:rPr>
          <w:t>2</w:t>
        </w:r>
      </w:fldSimple>
      <w:r>
        <w:rPr>
          <w:lang w:val="en-US"/>
        </w:rPr>
        <w:t>: AQUARIUS Water Mangement Dashboard</w:t>
      </w:r>
      <w:bookmarkEnd w:id="50"/>
      <w:sdt>
        <w:sdtPr>
          <w:rPr>
            <w:lang w:val="en-US"/>
          </w:rPr>
          <w:id w:val="341988063"/>
          <w:citation/>
        </w:sdtPr>
        <w:sdtContent>
          <w:r w:rsidR="0040149E">
            <w:rPr>
              <w:lang w:val="en-US"/>
            </w:rPr>
            <w:fldChar w:fldCharType="begin"/>
          </w:r>
          <w:r w:rsidR="0040149E">
            <w:rPr>
              <w:lang w:val="en-US"/>
            </w:rPr>
            <w:instrText xml:space="preserve"> CITATION Aqu26 \l 1033 </w:instrText>
          </w:r>
          <w:r w:rsidR="0040149E">
            <w:rPr>
              <w:lang w:val="en-US"/>
            </w:rPr>
            <w:fldChar w:fldCharType="separate"/>
          </w:r>
          <w:r w:rsidR="0040149E">
            <w:rPr>
              <w:noProof/>
              <w:lang w:val="en-US"/>
            </w:rPr>
            <w:t xml:space="preserve"> (Informatics, 2026)</w:t>
          </w:r>
          <w:r w:rsidR="0040149E">
            <w:rPr>
              <w:lang w:val="en-US"/>
            </w:rPr>
            <w:fldChar w:fldCharType="end"/>
          </w:r>
        </w:sdtContent>
      </w:sdt>
    </w:p>
    <w:p w14:paraId="0044E849" w14:textId="77777777" w:rsidR="00896F8D" w:rsidRPr="003074B9" w:rsidRDefault="00896F8D" w:rsidP="00896F8D">
      <w:pPr>
        <w:spacing w:line="360" w:lineRule="auto"/>
        <w:rPr>
          <w:rFonts w:eastAsiaTheme="majorEastAsia"/>
          <w:color w:val="000000" w:themeColor="text1"/>
          <w:sz w:val="28"/>
          <w:szCs w:val="40"/>
        </w:rPr>
      </w:pPr>
      <w:r w:rsidRPr="003074B9">
        <w:rPr>
          <w:rStyle w:val="Hyperlink"/>
          <w:rFonts w:eastAsiaTheme="majorEastAsia"/>
          <w:color w:val="000000" w:themeColor="text1"/>
          <w:sz w:val="28"/>
          <w:szCs w:val="40"/>
        </w:rPr>
        <w:br/>
      </w:r>
      <w:r w:rsidRPr="003074B9">
        <w:rPr>
          <w:rFonts w:eastAsiaTheme="majorEastAsia"/>
          <w:color w:val="000000" w:themeColor="text1"/>
          <w:sz w:val="28"/>
          <w:szCs w:val="40"/>
        </w:rPr>
        <w:fldChar w:fldCharType="end"/>
      </w:r>
      <w:r w:rsidRPr="003074B9">
        <w:rPr>
          <w:rFonts w:eastAsiaTheme="majorEastAsia"/>
          <w:color w:val="000000" w:themeColor="text1"/>
          <w:sz w:val="28"/>
          <w:szCs w:val="40"/>
        </w:rPr>
        <w:t>Aquarius is a data management and analytics platform designed for water agencies and researchers. It integrates disparate water datasets, supports real-time monitoring, quality control, and advanced visualization to inform decision-making on water resources, flow, and quality parameters.</w:t>
      </w:r>
      <w:r w:rsidRPr="003074B9">
        <w:t> </w:t>
      </w:r>
    </w:p>
    <w:p w14:paraId="6E8FF403" w14:textId="77777777" w:rsidR="00896F8D" w:rsidRPr="009F11C2" w:rsidRDefault="00896F8D" w:rsidP="00896F8D">
      <w:pPr>
        <w:pStyle w:val="Heading2"/>
      </w:pPr>
      <w:bookmarkStart w:id="51" w:name="_Toc220943556"/>
      <w:bookmarkStart w:id="52" w:name="_Toc229650854"/>
      <w:r w:rsidRPr="009F11C2">
        <w:t>2.4 Critical Review and Research Gap Identification</w:t>
      </w:r>
      <w:bookmarkEnd w:id="51"/>
      <w:bookmarkEnd w:id="52"/>
    </w:p>
    <w:p w14:paraId="2390F979"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0BBF6BDB"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xml:space="preserve">While </w:t>
      </w:r>
      <w:r>
        <w:rPr>
          <w:rFonts w:eastAsiaTheme="majorEastAsia"/>
          <w:color w:val="000000" w:themeColor="text1"/>
          <w:sz w:val="28"/>
          <w:szCs w:val="40"/>
          <w:lang w:val="en-US"/>
        </w:rPr>
        <w:t>these systems</w:t>
      </w:r>
      <w:r w:rsidRPr="00403F8D">
        <w:rPr>
          <w:rFonts w:eastAsiaTheme="majorEastAsia"/>
          <w:color w:val="000000" w:themeColor="text1"/>
          <w:sz w:val="28"/>
          <w:szCs w:val="40"/>
        </w:rPr>
        <w:t xml:space="preserve"> demonstrate the power of analytics for water infrastructure, most existing studies focus on urban, high-resource settings with extensive real-time sensor networks and infrastructure investment</w:t>
      </w:r>
      <w:r>
        <w:rPr>
          <w:rFonts w:eastAsiaTheme="majorEastAsia"/>
          <w:color w:val="000000" w:themeColor="text1"/>
          <w:sz w:val="28"/>
          <w:szCs w:val="40"/>
          <w:lang w:val="en-US"/>
        </w:rPr>
        <w:t xml:space="preserve"> in more developed countries</w:t>
      </w:r>
      <w:r w:rsidRPr="00403F8D">
        <w:rPr>
          <w:rFonts w:eastAsiaTheme="majorEastAsia"/>
          <w:color w:val="000000" w:themeColor="text1"/>
          <w:sz w:val="28"/>
          <w:szCs w:val="40"/>
        </w:rPr>
        <w:t>.</w:t>
      </w:r>
    </w:p>
    <w:p w14:paraId="49995C51" w14:textId="77777777" w:rsidR="00896F8D" w:rsidRPr="00403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 </w:t>
      </w:r>
      <w:r>
        <w:rPr>
          <w:rFonts w:eastAsiaTheme="majorEastAsia"/>
          <w:color w:val="000000" w:themeColor="text1"/>
          <w:sz w:val="28"/>
          <w:szCs w:val="40"/>
          <w:lang w:val="en-US"/>
        </w:rPr>
        <w:t>None of the existing systems focus on predictive maintenance of rural water in 3</w:t>
      </w:r>
      <w:r w:rsidRPr="00C4360A">
        <w:rPr>
          <w:rFonts w:eastAsiaTheme="majorEastAsia"/>
          <w:color w:val="000000" w:themeColor="text1"/>
          <w:sz w:val="28"/>
          <w:szCs w:val="40"/>
          <w:vertAlign w:val="superscript"/>
          <w:lang w:val="en-US"/>
        </w:rPr>
        <w:t>rd</w:t>
      </w:r>
      <w:r>
        <w:rPr>
          <w:rFonts w:eastAsiaTheme="majorEastAsia"/>
          <w:color w:val="000000" w:themeColor="text1"/>
          <w:sz w:val="28"/>
          <w:szCs w:val="40"/>
          <w:lang w:val="en-US"/>
        </w:rPr>
        <w:t xml:space="preserve"> world countries with not so improved sensor networks and traditional water infrastructure like rivers, shared taps and wells.</w:t>
      </w:r>
    </w:p>
    <w:p w14:paraId="1B776C44"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4F812234" w14:textId="77777777" w:rsidR="00896F8D" w:rsidRPr="009F11C2" w:rsidRDefault="00896F8D" w:rsidP="00896F8D">
      <w:pPr>
        <w:pStyle w:val="Heading2"/>
      </w:pPr>
      <w:bookmarkStart w:id="53" w:name="_Toc220943557"/>
      <w:bookmarkStart w:id="54" w:name="_Toc229650855"/>
      <w:r w:rsidRPr="009F11C2">
        <w:t>2.5 Chapter Summary</w:t>
      </w:r>
      <w:bookmarkEnd w:id="53"/>
      <w:bookmarkEnd w:id="54"/>
    </w:p>
    <w:p w14:paraId="2809F2E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Existing literature highlights several key points:</w:t>
      </w:r>
    </w:p>
    <w:p w14:paraId="20B7F20B"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Data analytics and machine learning are powerful tools for uncovering patterns and forecasting failures in complex systems.</w:t>
      </w:r>
    </w:p>
    <w:p w14:paraId="4BCD41F9"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lastRenderedPageBreak/>
        <w:t>·        Predictive maintenance and smart water networks improve reliability and operational efficiency when applied to water infrastructure.</w:t>
      </w:r>
    </w:p>
    <w:p w14:paraId="1C68CD38"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Applications in rural or data-limited environments remain underexplored, especially for small water points that serve dispersed, underserved populations.</w:t>
      </w:r>
    </w:p>
    <w:p w14:paraId="7B959610" w14:textId="77777777" w:rsidR="00896F8D" w:rsidRPr="001D2A84"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 xml:space="preserve">·        There is a critical need to tailor predictive analytics approaches to contexts where real-time monitoring is </w:t>
      </w:r>
      <w:r>
        <w:rPr>
          <w:rFonts w:eastAsiaTheme="majorEastAsia"/>
          <w:color w:val="000000" w:themeColor="text1"/>
          <w:sz w:val="28"/>
          <w:szCs w:val="40"/>
          <w:lang w:val="en-US"/>
        </w:rPr>
        <w:t>employed in traditional water sources.</w:t>
      </w:r>
    </w:p>
    <w:p w14:paraId="34AAD0E9" w14:textId="77777777" w:rsidR="00896F8D" w:rsidRPr="009F11C2" w:rsidRDefault="00896F8D" w:rsidP="00896F8D">
      <w:pPr>
        <w:spacing w:line="360" w:lineRule="auto"/>
        <w:rPr>
          <w:rFonts w:eastAsiaTheme="majorEastAsia"/>
          <w:color w:val="000000" w:themeColor="text1"/>
          <w:sz w:val="28"/>
          <w:szCs w:val="40"/>
          <w:lang w:val="en-US"/>
        </w:rPr>
      </w:pPr>
    </w:p>
    <w:p w14:paraId="181D401B" w14:textId="77777777" w:rsidR="00896F8D" w:rsidRPr="009F11C2" w:rsidRDefault="00896F8D" w:rsidP="00896F8D">
      <w:pPr>
        <w:spacing w:line="360" w:lineRule="auto"/>
        <w:rPr>
          <w:rFonts w:eastAsiaTheme="majorEastAsia"/>
          <w:color w:val="000000" w:themeColor="text1"/>
          <w:sz w:val="28"/>
          <w:szCs w:val="40"/>
          <w:lang w:val="en-US"/>
        </w:rPr>
      </w:pPr>
      <w:r w:rsidRPr="009F11C2">
        <w:rPr>
          <w:rFonts w:eastAsiaTheme="majorEastAsia"/>
          <w:color w:val="000000" w:themeColor="text1"/>
          <w:sz w:val="28"/>
          <w:szCs w:val="40"/>
          <w:lang w:val="en-US"/>
        </w:rPr>
        <w:br w:type="page"/>
      </w:r>
    </w:p>
    <w:p w14:paraId="35310DE5" w14:textId="77777777" w:rsidR="00896F8D" w:rsidRPr="009F11C2" w:rsidRDefault="00896F8D" w:rsidP="00896F8D">
      <w:pPr>
        <w:pStyle w:val="Heading1"/>
      </w:pPr>
      <w:bookmarkStart w:id="55" w:name="_Toc220943558"/>
      <w:bookmarkStart w:id="56" w:name="_Toc229650856"/>
      <w:r w:rsidRPr="009F11C2">
        <w:lastRenderedPageBreak/>
        <w:t>CHAPTER THREE: METHODOLOGY</w:t>
      </w:r>
      <w:bookmarkEnd w:id="55"/>
      <w:bookmarkEnd w:id="56"/>
    </w:p>
    <w:p w14:paraId="35EEEBF9" w14:textId="77777777" w:rsidR="00896F8D" w:rsidRPr="009F11C2" w:rsidRDefault="00896F8D" w:rsidP="00896F8D">
      <w:pPr>
        <w:pStyle w:val="Heading2"/>
      </w:pPr>
      <w:bookmarkStart w:id="57" w:name="_Toc220943559"/>
      <w:bookmarkStart w:id="58" w:name="_Toc229650857"/>
      <w:r w:rsidRPr="009F11C2">
        <w:t>3.1 Introduction</w:t>
      </w:r>
      <w:bookmarkEnd w:id="57"/>
      <w:bookmarkEnd w:id="58"/>
    </w:p>
    <w:p w14:paraId="29DF8ADF" w14:textId="77777777" w:rsidR="00896F8D" w:rsidRPr="00403F8D" w:rsidRDefault="00896F8D" w:rsidP="00896F8D">
      <w:pPr>
        <w:spacing w:line="360" w:lineRule="auto"/>
        <w:rPr>
          <w:rFonts w:eastAsiaTheme="majorEastAsia"/>
          <w:color w:val="000000" w:themeColor="text1"/>
          <w:sz w:val="28"/>
          <w:szCs w:val="40"/>
        </w:rPr>
      </w:pPr>
      <w:r>
        <w:rPr>
          <w:rFonts w:eastAsiaTheme="majorEastAsia"/>
          <w:color w:val="000000" w:themeColor="text1"/>
          <w:sz w:val="28"/>
          <w:szCs w:val="40"/>
          <w:lang w:val="en-US"/>
        </w:rPr>
        <w:t xml:space="preserve">This chapter </w:t>
      </w:r>
      <w:r w:rsidRPr="00403F8D">
        <w:rPr>
          <w:rFonts w:eastAsiaTheme="majorEastAsia"/>
          <w:color w:val="000000" w:themeColor="text1"/>
          <w:sz w:val="28"/>
          <w:szCs w:val="40"/>
        </w:rPr>
        <w:t xml:space="preserve">demonstrates how </w:t>
      </w:r>
      <w:r>
        <w:rPr>
          <w:rFonts w:eastAsiaTheme="majorEastAsia"/>
          <w:color w:val="000000" w:themeColor="text1"/>
          <w:sz w:val="28"/>
          <w:szCs w:val="40"/>
          <w:lang w:val="en-US"/>
        </w:rPr>
        <w:t xml:space="preserve">the </w:t>
      </w:r>
      <w:r w:rsidRPr="00403F8D">
        <w:rPr>
          <w:rFonts w:eastAsiaTheme="majorEastAsia"/>
          <w:color w:val="000000" w:themeColor="text1"/>
          <w:sz w:val="28"/>
          <w:szCs w:val="40"/>
        </w:rPr>
        <w:t xml:space="preserve">data </w:t>
      </w:r>
      <w:r>
        <w:rPr>
          <w:rFonts w:eastAsiaTheme="majorEastAsia"/>
          <w:color w:val="000000" w:themeColor="text1"/>
          <w:sz w:val="28"/>
          <w:szCs w:val="40"/>
          <w:lang w:val="en-US"/>
        </w:rPr>
        <w:t xml:space="preserve">will be cleaned, analyzed, visualized and </w:t>
      </w:r>
      <w:r w:rsidRPr="00403F8D">
        <w:rPr>
          <w:rFonts w:eastAsiaTheme="majorEastAsia"/>
          <w:color w:val="000000" w:themeColor="text1"/>
          <w:sz w:val="28"/>
          <w:szCs w:val="40"/>
        </w:rPr>
        <w:t>applied to transform raw water point data into actionable insights that support predictive maintenance and decision making.</w:t>
      </w:r>
    </w:p>
    <w:p w14:paraId="7FDF5790" w14:textId="77777777" w:rsidR="00896F8D" w:rsidRPr="009F11C2" w:rsidRDefault="00896F8D" w:rsidP="00896F8D">
      <w:pPr>
        <w:pStyle w:val="Heading2"/>
      </w:pPr>
      <w:bookmarkStart w:id="59" w:name="_Toc220943560"/>
      <w:bookmarkStart w:id="60" w:name="_Toc229650858"/>
      <w:r w:rsidRPr="009F11C2">
        <w:t>3.2 Research Design</w:t>
      </w:r>
      <w:bookmarkEnd w:id="59"/>
      <w:bookmarkEnd w:id="60"/>
    </w:p>
    <w:p w14:paraId="362F2540" w14:textId="77777777" w:rsidR="00896F8D" w:rsidRPr="00403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The study adopts a quantitative, exploratory, and analytical research design, because the project relies on numerical data extracted from structured datasets and applies statistical techniques to</w:t>
      </w:r>
      <w:r>
        <w:rPr>
          <w:rFonts w:eastAsiaTheme="majorEastAsia"/>
          <w:color w:val="000000" w:themeColor="text1"/>
          <w:sz w:val="28"/>
          <w:szCs w:val="40"/>
          <w:lang w:val="en-US"/>
        </w:rPr>
        <w:t xml:space="preserve"> clean and analyze data and</w:t>
      </w:r>
      <w:r w:rsidRPr="00403F8D">
        <w:rPr>
          <w:rFonts w:eastAsiaTheme="majorEastAsia"/>
          <w:color w:val="000000" w:themeColor="text1"/>
          <w:sz w:val="28"/>
          <w:szCs w:val="40"/>
        </w:rPr>
        <w:t xml:space="preserve"> identify patterns, relationships, and predictive outcomes.</w:t>
      </w:r>
    </w:p>
    <w:p w14:paraId="49B4DE7E"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Exploratory analysis is used to understand the structure and characteristics of the data, while analytical and predictive techniques are employed to model water point performance and estimate the likelihood of failure. This approach aligns with established practices in data analytics and information systems research, where secondary datasets are used to build decision support systems.</w:t>
      </w:r>
    </w:p>
    <w:p w14:paraId="3AC8643C"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34BA312E" w14:textId="77777777" w:rsidR="00896F8D" w:rsidRPr="009F11C2" w:rsidRDefault="00896F8D" w:rsidP="00896F8D">
      <w:pPr>
        <w:pStyle w:val="Heading3"/>
        <w:spacing w:line="360" w:lineRule="auto"/>
      </w:pPr>
      <w:bookmarkStart w:id="61" w:name="_Toc220943561"/>
      <w:bookmarkStart w:id="62" w:name="_Toc229650859"/>
      <w:r w:rsidRPr="009F11C2">
        <w:t>3.2.1 Target Population</w:t>
      </w:r>
      <w:bookmarkEnd w:id="61"/>
      <w:bookmarkEnd w:id="62"/>
    </w:p>
    <w:p w14:paraId="65FD9451"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The target population for this study consists of all recorded water points within the Maji Mengi region as captured in the WHO/UNICEF Joint Monitoring Programme (JMP) dataset. Each water point represents a unit of analysis, described by attributes such as type, operational status, population served, service level, and maintenance indicators.</w:t>
      </w:r>
    </w:p>
    <w:p w14:paraId="4C2FC2C3"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3</w:t>
      </w:r>
      <w:r w:rsidRPr="00403F8D">
        <w:rPr>
          <w:rStyle w:val="Heading3Char"/>
        </w:rPr>
        <w:t>.2.2 Sample Size</w:t>
      </w:r>
    </w:p>
    <w:p w14:paraId="5F4F9CC9"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Rather than selecting a statistical sample, the study uses a census approach, analyzing all water point records available in the dataset for the Maji Mengi region. This ensures comprehensive coverage and improves the reliability of analytical and predictive results.</w:t>
      </w:r>
    </w:p>
    <w:p w14:paraId="0C3EC515" w14:textId="77777777" w:rsidR="00896F8D" w:rsidRPr="009F11C2" w:rsidRDefault="00896F8D" w:rsidP="00896F8D">
      <w:pPr>
        <w:pStyle w:val="Heading3"/>
        <w:spacing w:line="360" w:lineRule="auto"/>
      </w:pPr>
      <w:bookmarkStart w:id="63" w:name="_Toc220943562"/>
      <w:bookmarkStart w:id="64" w:name="_Toc229650860"/>
      <w:r w:rsidRPr="009F11C2">
        <w:t>3.2.3 Data Collection Procedure and Instruments</w:t>
      </w:r>
      <w:bookmarkEnd w:id="63"/>
      <w:bookmarkEnd w:id="64"/>
    </w:p>
    <w:p w14:paraId="5F1B65FB"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lastRenderedPageBreak/>
        <w:t>Data used in this project is secondary data obtained from existing digital records. The dataset is provided in comma-separated values (CSV) format and contains structured variables suitable for computational analysis. No questionnaires or interviews are used for primary data collection at this stage.</w:t>
      </w:r>
    </w:p>
    <w:p w14:paraId="39244698"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The main instruments for data handling and analysis include:</w:t>
      </w:r>
    </w:p>
    <w:p w14:paraId="3FB50B16" w14:textId="77777777" w:rsidR="00896F8D" w:rsidRPr="00403F8D" w:rsidRDefault="00896F8D" w:rsidP="00896F8D">
      <w:pPr>
        <w:numPr>
          <w:ilvl w:val="0"/>
          <w:numId w:val="4"/>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Python programming language</w:t>
      </w:r>
    </w:p>
    <w:p w14:paraId="1F772AFA" w14:textId="77777777" w:rsidR="00896F8D" w:rsidRPr="00403F8D" w:rsidRDefault="00896F8D" w:rsidP="00896F8D">
      <w:pPr>
        <w:numPr>
          <w:ilvl w:val="0"/>
          <w:numId w:val="4"/>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Jupyter Notebook environment</w:t>
      </w:r>
    </w:p>
    <w:p w14:paraId="39B88672" w14:textId="77777777" w:rsidR="00896F8D" w:rsidRPr="00403F8D" w:rsidRDefault="00896F8D" w:rsidP="00896F8D">
      <w:pPr>
        <w:numPr>
          <w:ilvl w:val="0"/>
          <w:numId w:val="4"/>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Power BI for visualization</w:t>
      </w:r>
    </w:p>
    <w:p w14:paraId="770AA425" w14:textId="77777777" w:rsidR="00896F8D" w:rsidRPr="00403F8D" w:rsidRDefault="00896F8D" w:rsidP="00896F8D">
      <w:pPr>
        <w:numPr>
          <w:ilvl w:val="0"/>
          <w:numId w:val="4"/>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MySQL for relational data integration</w:t>
      </w:r>
    </w:p>
    <w:p w14:paraId="6E480C62"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5D101000" w14:textId="77777777" w:rsidR="00896F8D" w:rsidRPr="009F11C2" w:rsidRDefault="00896F8D" w:rsidP="00896F8D">
      <w:pPr>
        <w:pStyle w:val="Heading2"/>
      </w:pPr>
      <w:bookmarkStart w:id="65" w:name="_Toc220943563"/>
      <w:bookmarkStart w:id="66" w:name="_Toc229650861"/>
      <w:r w:rsidRPr="009F11C2">
        <w:t>3.3 System Development Methodology</w:t>
      </w:r>
      <w:bookmarkEnd w:id="65"/>
      <w:bookmarkEnd w:id="66"/>
    </w:p>
    <w:p w14:paraId="4C42A857"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The project follows the CRISP-DM (Cross-Industry Standard Process for Data Mining) methodology. CRISP-DM is widely used in data analytics projects because it provides a structured and iterative framework for developing data-driven systems.</w:t>
      </w:r>
    </w:p>
    <w:p w14:paraId="3440F15D" w14:textId="77777777" w:rsidR="00896F8D" w:rsidRPr="009F11C2" w:rsidRDefault="00896F8D" w:rsidP="00896F8D">
      <w:pPr>
        <w:pStyle w:val="Heading3"/>
        <w:spacing w:line="360" w:lineRule="auto"/>
      </w:pPr>
      <w:bookmarkStart w:id="67" w:name="_Toc220943564"/>
      <w:bookmarkStart w:id="68" w:name="_Toc229650862"/>
      <w:r w:rsidRPr="009F11C2">
        <w:t>3.3.1 Methodology Justification</w:t>
      </w:r>
      <w:bookmarkEnd w:id="67"/>
      <w:bookmarkEnd w:id="68"/>
    </w:p>
    <w:p w14:paraId="3A785BDF"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CRISP-DM is selected because:</w:t>
      </w:r>
    </w:p>
    <w:p w14:paraId="366940BF" w14:textId="77777777" w:rsidR="00896F8D" w:rsidRPr="00403F8D" w:rsidRDefault="00896F8D" w:rsidP="00896F8D">
      <w:pPr>
        <w:numPr>
          <w:ilvl w:val="0"/>
          <w:numId w:val="5"/>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It aligns well with predictive analytics and machine learning projects</w:t>
      </w:r>
    </w:p>
    <w:p w14:paraId="7EE5A4D7" w14:textId="77777777" w:rsidR="00896F8D" w:rsidRPr="00403F8D" w:rsidRDefault="00896F8D" w:rsidP="00896F8D">
      <w:pPr>
        <w:numPr>
          <w:ilvl w:val="0"/>
          <w:numId w:val="5"/>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It supports iterative refinement based on data insights</w:t>
      </w:r>
    </w:p>
    <w:p w14:paraId="4AF1DAEB" w14:textId="77777777" w:rsidR="00896F8D" w:rsidRPr="00403F8D" w:rsidRDefault="00896F8D" w:rsidP="00896F8D">
      <w:pPr>
        <w:numPr>
          <w:ilvl w:val="0"/>
          <w:numId w:val="5"/>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It separates business understanding from technical modeling, improving clarity</w:t>
      </w:r>
    </w:p>
    <w:p w14:paraId="3B684B4E"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The CRISP-DM phases applied in this project include:</w:t>
      </w:r>
    </w:p>
    <w:p w14:paraId="2B1DB253" w14:textId="77777777" w:rsidR="00896F8D" w:rsidRPr="00403F8D" w:rsidRDefault="00896F8D" w:rsidP="00896F8D">
      <w:pPr>
        <w:numPr>
          <w:ilvl w:val="0"/>
          <w:numId w:val="6"/>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Business Understanding – defining the water access and maintenance problem</w:t>
      </w:r>
    </w:p>
    <w:p w14:paraId="2D4EDC77" w14:textId="77777777" w:rsidR="00896F8D" w:rsidRPr="00403F8D" w:rsidRDefault="00896F8D" w:rsidP="00896F8D">
      <w:pPr>
        <w:numPr>
          <w:ilvl w:val="0"/>
          <w:numId w:val="6"/>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Data Understanding – exploring dataset structure and quality</w:t>
      </w:r>
    </w:p>
    <w:p w14:paraId="456C918E" w14:textId="77777777" w:rsidR="00896F8D" w:rsidRPr="00403F8D" w:rsidRDefault="00896F8D" w:rsidP="00896F8D">
      <w:pPr>
        <w:numPr>
          <w:ilvl w:val="0"/>
          <w:numId w:val="6"/>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lastRenderedPageBreak/>
        <w:t>Data Preparation – cleaning, transformation, and integration</w:t>
      </w:r>
    </w:p>
    <w:p w14:paraId="7118C3A2" w14:textId="77777777" w:rsidR="00896F8D" w:rsidRPr="00403F8D" w:rsidRDefault="00896F8D" w:rsidP="00896F8D">
      <w:pPr>
        <w:numPr>
          <w:ilvl w:val="0"/>
          <w:numId w:val="6"/>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Modeling – building predictive models</w:t>
      </w:r>
    </w:p>
    <w:p w14:paraId="5E160FE4" w14:textId="77777777" w:rsidR="00896F8D" w:rsidRPr="00403F8D" w:rsidRDefault="00896F8D" w:rsidP="00896F8D">
      <w:pPr>
        <w:numPr>
          <w:ilvl w:val="0"/>
          <w:numId w:val="6"/>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Evaluation – assessing model performance</w:t>
      </w:r>
    </w:p>
    <w:p w14:paraId="0F6C895A" w14:textId="77777777" w:rsidR="00896F8D" w:rsidRPr="00403F8D" w:rsidRDefault="00896F8D" w:rsidP="00896F8D">
      <w:pPr>
        <w:numPr>
          <w:ilvl w:val="0"/>
          <w:numId w:val="6"/>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Deployment – presenting insights through dashboards and reports</w:t>
      </w:r>
    </w:p>
    <w:p w14:paraId="51DE0E45"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4ED65F55" w14:textId="77777777" w:rsidR="00896F8D" w:rsidRPr="009F11C2" w:rsidRDefault="00896F8D" w:rsidP="00896F8D">
      <w:pPr>
        <w:pStyle w:val="Heading2"/>
      </w:pPr>
      <w:bookmarkStart w:id="69" w:name="_Toc220943565"/>
      <w:bookmarkStart w:id="70" w:name="_Toc229650863"/>
      <w:r w:rsidRPr="009F11C2">
        <w:t>3.4 System Requirement Analysis</w:t>
      </w:r>
      <w:bookmarkEnd w:id="69"/>
      <w:bookmarkEnd w:id="70"/>
    </w:p>
    <w:p w14:paraId="111419CC" w14:textId="77777777" w:rsidR="00896F8D" w:rsidRPr="009F11C2" w:rsidRDefault="00896F8D" w:rsidP="00896F8D">
      <w:pPr>
        <w:pStyle w:val="Heading3"/>
        <w:spacing w:line="360" w:lineRule="auto"/>
      </w:pPr>
      <w:bookmarkStart w:id="71" w:name="_Toc220943566"/>
      <w:bookmarkStart w:id="72" w:name="_Toc229650864"/>
      <w:r w:rsidRPr="009F11C2">
        <w:t>3.4.1 Functional Requirements</w:t>
      </w:r>
      <w:bookmarkEnd w:id="71"/>
      <w:bookmarkEnd w:id="72"/>
    </w:p>
    <w:p w14:paraId="4B2E5963"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The proposed analytics system shall be able to:</w:t>
      </w:r>
    </w:p>
    <w:p w14:paraId="4C28003C" w14:textId="77777777" w:rsidR="00896F8D" w:rsidRPr="00403F8D" w:rsidRDefault="00896F8D" w:rsidP="00896F8D">
      <w:pPr>
        <w:numPr>
          <w:ilvl w:val="0"/>
          <w:numId w:val="7"/>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Import and integrate water point datasets from CSV files</w:t>
      </w:r>
    </w:p>
    <w:p w14:paraId="359DCC66" w14:textId="77777777" w:rsidR="00896F8D" w:rsidRPr="00403F8D" w:rsidRDefault="00896F8D" w:rsidP="00896F8D">
      <w:pPr>
        <w:numPr>
          <w:ilvl w:val="0"/>
          <w:numId w:val="7"/>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Clean and preprocess missing, inconsistent, or duplicated data</w:t>
      </w:r>
    </w:p>
    <w:p w14:paraId="01B72D4A" w14:textId="77777777" w:rsidR="00896F8D" w:rsidRPr="00403F8D" w:rsidRDefault="00896F8D" w:rsidP="00896F8D">
      <w:pPr>
        <w:numPr>
          <w:ilvl w:val="0"/>
          <w:numId w:val="7"/>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Perform exploratory data analysis (EDA)</w:t>
      </w:r>
    </w:p>
    <w:p w14:paraId="6B512741" w14:textId="77777777" w:rsidR="00896F8D" w:rsidRPr="00403F8D" w:rsidRDefault="00896F8D" w:rsidP="00896F8D">
      <w:pPr>
        <w:numPr>
          <w:ilvl w:val="0"/>
          <w:numId w:val="7"/>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Classify water points based on functionality status</w:t>
      </w:r>
    </w:p>
    <w:p w14:paraId="235BCB60" w14:textId="77777777" w:rsidR="00896F8D" w:rsidRPr="00403F8D" w:rsidRDefault="00896F8D" w:rsidP="00896F8D">
      <w:pPr>
        <w:numPr>
          <w:ilvl w:val="0"/>
          <w:numId w:val="7"/>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Predict likelihood of water point failure</w:t>
      </w:r>
    </w:p>
    <w:p w14:paraId="1395D581" w14:textId="77777777" w:rsidR="00896F8D" w:rsidRPr="00403F8D" w:rsidRDefault="00896F8D" w:rsidP="00896F8D">
      <w:pPr>
        <w:numPr>
          <w:ilvl w:val="0"/>
          <w:numId w:val="7"/>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Visualize results through interactive dashboards</w:t>
      </w:r>
    </w:p>
    <w:p w14:paraId="762C6F1B" w14:textId="77777777" w:rsidR="00896F8D" w:rsidRPr="00403F8D" w:rsidRDefault="00896F8D" w:rsidP="00896F8D">
      <w:pPr>
        <w:numPr>
          <w:ilvl w:val="0"/>
          <w:numId w:val="7"/>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Export analytical reports for decision-making</w:t>
      </w:r>
    </w:p>
    <w:p w14:paraId="21AF5652" w14:textId="77777777" w:rsidR="00896F8D" w:rsidRPr="009F11C2" w:rsidRDefault="00896F8D" w:rsidP="00896F8D">
      <w:pPr>
        <w:pStyle w:val="Heading3"/>
        <w:spacing w:line="360" w:lineRule="auto"/>
      </w:pPr>
      <w:bookmarkStart w:id="73" w:name="_Toc220943567"/>
      <w:bookmarkStart w:id="74" w:name="_Toc229650865"/>
      <w:r w:rsidRPr="009F11C2">
        <w:t>3.4.2 Non-Functional Requirements</w:t>
      </w:r>
      <w:bookmarkEnd w:id="73"/>
      <w:bookmarkEnd w:id="74"/>
    </w:p>
    <w:p w14:paraId="5E8F56D6"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The system shall:</w:t>
      </w:r>
    </w:p>
    <w:p w14:paraId="3C0341C9" w14:textId="77777777" w:rsidR="00896F8D" w:rsidRPr="00403F8D" w:rsidRDefault="00896F8D" w:rsidP="00896F8D">
      <w:pPr>
        <w:numPr>
          <w:ilvl w:val="0"/>
          <w:numId w:val="8"/>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Execute efficiently on all academic computing resources</w:t>
      </w:r>
    </w:p>
    <w:p w14:paraId="63FF8107" w14:textId="77777777" w:rsidR="00896F8D" w:rsidRPr="00403F8D" w:rsidRDefault="00896F8D" w:rsidP="00896F8D">
      <w:pPr>
        <w:numPr>
          <w:ilvl w:val="0"/>
          <w:numId w:val="8"/>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Produce interpretable results</w:t>
      </w:r>
    </w:p>
    <w:p w14:paraId="5C05CE8B" w14:textId="77777777" w:rsidR="00896F8D" w:rsidRPr="00403F8D" w:rsidRDefault="00896F8D" w:rsidP="00896F8D">
      <w:pPr>
        <w:numPr>
          <w:ilvl w:val="0"/>
          <w:numId w:val="8"/>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Ensure data integrity and confidentiality</w:t>
      </w:r>
    </w:p>
    <w:p w14:paraId="65D1A500" w14:textId="77777777" w:rsidR="00896F8D" w:rsidRPr="00403F8D" w:rsidRDefault="00896F8D" w:rsidP="00896F8D">
      <w:pPr>
        <w:numPr>
          <w:ilvl w:val="0"/>
          <w:numId w:val="8"/>
        </w:numPr>
        <w:spacing w:after="160" w:line="360" w:lineRule="auto"/>
        <w:rPr>
          <w:rFonts w:eastAsiaTheme="majorEastAsia"/>
          <w:color w:val="000000" w:themeColor="text1"/>
          <w:sz w:val="28"/>
          <w:szCs w:val="40"/>
        </w:rPr>
      </w:pPr>
      <w:r w:rsidRPr="00403F8D">
        <w:rPr>
          <w:rFonts w:eastAsiaTheme="majorEastAsia"/>
          <w:color w:val="000000" w:themeColor="text1"/>
          <w:sz w:val="28"/>
          <w:szCs w:val="40"/>
        </w:rPr>
        <w:t>Be scalable for additional datasets</w:t>
      </w:r>
    </w:p>
    <w:p w14:paraId="36B3F087" w14:textId="77777777" w:rsidR="00896F8D" w:rsidRPr="009F11C2" w:rsidRDefault="00896F8D" w:rsidP="00896F8D">
      <w:pPr>
        <w:pStyle w:val="Heading3"/>
        <w:spacing w:line="360" w:lineRule="auto"/>
      </w:pPr>
      <w:r w:rsidRPr="009F11C2">
        <w:t> </w:t>
      </w:r>
    </w:p>
    <w:p w14:paraId="301F4ABA" w14:textId="77777777" w:rsidR="00896F8D" w:rsidRPr="009F11C2" w:rsidRDefault="00896F8D" w:rsidP="00896F8D">
      <w:pPr>
        <w:pStyle w:val="Heading3"/>
        <w:spacing w:line="360" w:lineRule="auto"/>
      </w:pPr>
      <w:bookmarkStart w:id="75" w:name="_Toc220943568"/>
      <w:bookmarkStart w:id="76" w:name="_Toc229650866"/>
      <w:r w:rsidRPr="009F11C2">
        <w:t>3.4.3 Unified Modeling Language (UML)</w:t>
      </w:r>
      <w:bookmarkEnd w:id="75"/>
      <w:bookmarkEnd w:id="76"/>
    </w:p>
    <w:p w14:paraId="3B8299B0" w14:textId="77777777" w:rsidR="00896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UML is used to model system behavior and structure.</w:t>
      </w:r>
      <w:r>
        <w:rPr>
          <w:rFonts w:eastAsiaTheme="majorEastAsia"/>
          <w:color w:val="000000" w:themeColor="text1"/>
          <w:sz w:val="28"/>
          <w:szCs w:val="40"/>
        </w:rPr>
        <w:br w:type="page"/>
      </w:r>
    </w:p>
    <w:p w14:paraId="1C4EBFCB" w14:textId="77777777" w:rsidR="00896F8D" w:rsidRPr="009F11C2" w:rsidRDefault="00896F8D" w:rsidP="00896F8D">
      <w:pPr>
        <w:pStyle w:val="Heading4"/>
        <w:spacing w:line="360" w:lineRule="auto"/>
      </w:pPr>
      <w:r w:rsidRPr="009F11C2">
        <w:lastRenderedPageBreak/>
        <w:t>3.4.3.1 Use Case Diagram</w:t>
      </w:r>
    </w:p>
    <w:p w14:paraId="142093D5" w14:textId="15B983AD" w:rsidR="00896F8D" w:rsidRPr="00AE0F8F"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Actors: Data Analyst, Water Authority</w:t>
      </w:r>
      <w:r w:rsidRPr="00403F8D">
        <w:rPr>
          <w:rFonts w:eastAsiaTheme="majorEastAsia"/>
          <w:color w:val="000000" w:themeColor="text1"/>
          <w:sz w:val="28"/>
          <w:szCs w:val="40"/>
        </w:rPr>
        <w:br/>
        <w:t>Use cases: Upload Dataset, Run Analysis, View Predictions, Generate Dashboard</w:t>
      </w:r>
    </w:p>
    <w:p w14:paraId="40D417FD" w14:textId="77777777" w:rsidR="00896F8D" w:rsidRDefault="00896F8D" w:rsidP="00896F8D">
      <w:pPr>
        <w:keepNext/>
        <w:spacing w:line="360" w:lineRule="auto"/>
        <w:jc w:val="center"/>
      </w:pPr>
      <w:r>
        <w:rPr>
          <w:rFonts w:eastAsiaTheme="majorEastAsia"/>
          <w:noProof/>
          <w:color w:val="000000" w:themeColor="text1"/>
          <w:sz w:val="28"/>
          <w:szCs w:val="40"/>
          <w:lang w:val="en-US"/>
        </w:rPr>
        <w:drawing>
          <wp:inline distT="0" distB="0" distL="0" distR="0" wp14:anchorId="487F02C6" wp14:editId="17679F9F">
            <wp:extent cx="4319336" cy="7183447"/>
            <wp:effectExtent l="0" t="0" r="5080" b="0"/>
            <wp:docPr id="120453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38049" name="Picture 1204538049"/>
                    <pic:cNvPicPr/>
                  </pic:nvPicPr>
                  <pic:blipFill>
                    <a:blip r:embed="rId17">
                      <a:extLst>
                        <a:ext uri="{28A0092B-C50C-407E-A947-70E740481C1C}">
                          <a14:useLocalDpi xmlns:a14="http://schemas.microsoft.com/office/drawing/2010/main" val="0"/>
                        </a:ext>
                      </a:extLst>
                    </a:blip>
                    <a:stretch>
                      <a:fillRect/>
                    </a:stretch>
                  </pic:blipFill>
                  <pic:spPr>
                    <a:xfrm>
                      <a:off x="0" y="0"/>
                      <a:ext cx="4394619" cy="7308649"/>
                    </a:xfrm>
                    <a:prstGeom prst="rect">
                      <a:avLst/>
                    </a:prstGeom>
                  </pic:spPr>
                </pic:pic>
              </a:graphicData>
            </a:graphic>
          </wp:inline>
        </w:drawing>
      </w:r>
    </w:p>
    <w:p w14:paraId="23A914F0" w14:textId="408B4552" w:rsidR="00896F8D" w:rsidRPr="00403F8D" w:rsidRDefault="00896F8D" w:rsidP="00896F8D">
      <w:pPr>
        <w:pStyle w:val="Caption"/>
        <w:rPr>
          <w:rFonts w:eastAsiaTheme="majorEastAsia"/>
          <w:sz w:val="28"/>
          <w:szCs w:val="40"/>
          <w:lang w:val="en-US"/>
        </w:rPr>
      </w:pPr>
      <w:bookmarkStart w:id="77" w:name="_Toc220263667"/>
      <w:r>
        <w:t xml:space="preserve">Figure </w:t>
      </w:r>
      <w:fldSimple w:instr=" SEQ Figure \* ARABIC ">
        <w:r w:rsidR="007A5087">
          <w:rPr>
            <w:noProof/>
          </w:rPr>
          <w:t>3</w:t>
        </w:r>
      </w:fldSimple>
      <w:r>
        <w:rPr>
          <w:lang w:val="en-US"/>
        </w:rPr>
        <w:t>: Use Case Diagram</w:t>
      </w:r>
      <w:bookmarkEnd w:id="77"/>
    </w:p>
    <w:p w14:paraId="2894EE5E" w14:textId="77777777" w:rsidR="00896F8D" w:rsidRPr="009F11C2" w:rsidRDefault="00896F8D" w:rsidP="00896F8D">
      <w:pPr>
        <w:pStyle w:val="Heading4"/>
        <w:spacing w:line="360" w:lineRule="auto"/>
      </w:pPr>
      <w:r w:rsidRPr="009F11C2">
        <w:lastRenderedPageBreak/>
        <w:t>3.4.3.2 Activity Diagram</w:t>
      </w:r>
    </w:p>
    <w:p w14:paraId="748941F2" w14:textId="77777777" w:rsidR="00896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Describes data flow from data ingestion → cleaning → modeling → visualization.</w:t>
      </w:r>
    </w:p>
    <w:p w14:paraId="50B3CAC9" w14:textId="77777777" w:rsidR="00896F8D" w:rsidRDefault="00896F8D" w:rsidP="00896F8D">
      <w:pPr>
        <w:keepNext/>
        <w:spacing w:line="360" w:lineRule="auto"/>
      </w:pPr>
      <w:r>
        <w:rPr>
          <w:rFonts w:eastAsiaTheme="majorEastAsia"/>
          <w:noProof/>
          <w:color w:val="000000" w:themeColor="text1"/>
          <w:sz w:val="28"/>
          <w:szCs w:val="40"/>
          <w:lang w:val="en-US"/>
        </w:rPr>
        <w:drawing>
          <wp:inline distT="0" distB="0" distL="0" distR="0" wp14:anchorId="77119FCC" wp14:editId="7A2C463F">
            <wp:extent cx="5214323" cy="7475584"/>
            <wp:effectExtent l="0" t="0" r="5715" b="0"/>
            <wp:docPr id="719660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0521"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214323" cy="7475584"/>
                    </a:xfrm>
                    <a:prstGeom prst="rect">
                      <a:avLst/>
                    </a:prstGeom>
                  </pic:spPr>
                </pic:pic>
              </a:graphicData>
            </a:graphic>
          </wp:inline>
        </w:drawing>
      </w:r>
    </w:p>
    <w:p w14:paraId="1C777430" w14:textId="69F17CF9" w:rsidR="00896F8D" w:rsidRPr="00403F8D" w:rsidRDefault="00896F8D" w:rsidP="00896F8D">
      <w:pPr>
        <w:pStyle w:val="Caption"/>
        <w:rPr>
          <w:rFonts w:eastAsiaTheme="majorEastAsia"/>
          <w:sz w:val="28"/>
          <w:szCs w:val="40"/>
          <w:lang w:val="en-US"/>
        </w:rPr>
      </w:pPr>
      <w:bookmarkStart w:id="78" w:name="_Toc220263668"/>
      <w:r>
        <w:t xml:space="preserve">Figure </w:t>
      </w:r>
      <w:fldSimple w:instr=" SEQ Figure \* ARABIC ">
        <w:r w:rsidR="007A5087">
          <w:rPr>
            <w:noProof/>
          </w:rPr>
          <w:t>4</w:t>
        </w:r>
      </w:fldSimple>
      <w:r>
        <w:rPr>
          <w:lang w:val="en-US"/>
        </w:rPr>
        <w:t>: Activity Diagram</w:t>
      </w:r>
      <w:bookmarkEnd w:id="78"/>
    </w:p>
    <w:p w14:paraId="2DB10FE2" w14:textId="77777777" w:rsidR="00896F8D" w:rsidRPr="009F11C2" w:rsidRDefault="00896F8D" w:rsidP="00896F8D">
      <w:pPr>
        <w:pStyle w:val="Heading4"/>
        <w:spacing w:line="360" w:lineRule="auto"/>
      </w:pPr>
      <w:r w:rsidRPr="009F11C2">
        <w:lastRenderedPageBreak/>
        <w:t>3.4.3.3 Sequence Diagram</w:t>
      </w:r>
    </w:p>
    <w:p w14:paraId="7CBB1EA6" w14:textId="77777777" w:rsidR="00896F8D" w:rsidRDefault="00896F8D" w:rsidP="00896F8D">
      <w:pPr>
        <w:spacing w:line="360" w:lineRule="auto"/>
        <w:rPr>
          <w:rFonts w:eastAsiaTheme="majorEastAsia"/>
          <w:color w:val="000000" w:themeColor="text1"/>
          <w:sz w:val="28"/>
          <w:szCs w:val="40"/>
          <w:lang w:val="en-US"/>
        </w:rPr>
      </w:pPr>
      <w:r>
        <w:rPr>
          <w:rFonts w:eastAsiaTheme="majorEastAsia"/>
          <w:color w:val="000000" w:themeColor="text1"/>
          <w:sz w:val="28"/>
          <w:szCs w:val="40"/>
          <w:lang w:val="en-US"/>
        </w:rPr>
        <w:t xml:space="preserve">Shows the </w:t>
      </w:r>
      <w:r w:rsidRPr="00403F8D">
        <w:rPr>
          <w:rFonts w:eastAsiaTheme="majorEastAsia"/>
          <w:color w:val="000000" w:themeColor="text1"/>
          <w:sz w:val="28"/>
          <w:szCs w:val="40"/>
        </w:rPr>
        <w:t>interaction between user, analytics engine, and visualization module.</w:t>
      </w:r>
    </w:p>
    <w:p w14:paraId="3193C66F" w14:textId="77777777" w:rsidR="00896F8D" w:rsidRDefault="00896F8D" w:rsidP="00896F8D">
      <w:pPr>
        <w:keepNext/>
        <w:spacing w:line="360" w:lineRule="auto"/>
      </w:pPr>
      <w:r>
        <w:rPr>
          <w:rFonts w:eastAsiaTheme="majorEastAsia"/>
          <w:noProof/>
          <w:color w:val="000000" w:themeColor="text1"/>
          <w:sz w:val="28"/>
          <w:szCs w:val="40"/>
          <w:lang w:val="en-US"/>
        </w:rPr>
        <w:drawing>
          <wp:inline distT="0" distB="0" distL="0" distR="0" wp14:anchorId="0F8FE9E2" wp14:editId="1F0C347B">
            <wp:extent cx="6319135" cy="4402318"/>
            <wp:effectExtent l="0" t="0" r="5715" b="0"/>
            <wp:docPr id="20353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677"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6331405" cy="4410866"/>
                    </a:xfrm>
                    <a:prstGeom prst="rect">
                      <a:avLst/>
                    </a:prstGeom>
                  </pic:spPr>
                </pic:pic>
              </a:graphicData>
            </a:graphic>
          </wp:inline>
        </w:drawing>
      </w:r>
    </w:p>
    <w:p w14:paraId="0D305B2E" w14:textId="3EFC7BB7" w:rsidR="00896F8D" w:rsidRPr="00403F8D" w:rsidRDefault="00896F8D" w:rsidP="00896F8D">
      <w:pPr>
        <w:pStyle w:val="Caption"/>
        <w:rPr>
          <w:rFonts w:eastAsiaTheme="majorEastAsia"/>
          <w:sz w:val="28"/>
          <w:szCs w:val="40"/>
          <w:lang w:val="en-US"/>
        </w:rPr>
      </w:pPr>
      <w:bookmarkStart w:id="79" w:name="_Toc220263669"/>
      <w:r>
        <w:t xml:space="preserve">Figure </w:t>
      </w:r>
      <w:fldSimple w:instr=" SEQ Figure \* ARABIC ">
        <w:r w:rsidR="007A5087">
          <w:rPr>
            <w:noProof/>
          </w:rPr>
          <w:t>5</w:t>
        </w:r>
      </w:fldSimple>
      <w:r>
        <w:rPr>
          <w:lang w:val="en-US"/>
        </w:rPr>
        <w:t>: Sequence Diagram</w:t>
      </w:r>
      <w:bookmarkEnd w:id="79"/>
    </w:p>
    <w:p w14:paraId="1326B8CC" w14:textId="77777777" w:rsidR="00896F8D" w:rsidRDefault="00896F8D" w:rsidP="00896F8D">
      <w:pPr>
        <w:rPr>
          <w:rFonts w:eastAsiaTheme="majorEastAsia"/>
          <w:color w:val="000000" w:themeColor="text1"/>
          <w:sz w:val="28"/>
          <w:szCs w:val="40"/>
        </w:rPr>
      </w:pPr>
      <w:r>
        <w:rPr>
          <w:rFonts w:eastAsiaTheme="majorEastAsia"/>
          <w:color w:val="000000" w:themeColor="text1"/>
          <w:sz w:val="28"/>
          <w:szCs w:val="40"/>
        </w:rPr>
        <w:br w:type="page"/>
      </w:r>
    </w:p>
    <w:p w14:paraId="4F8C2FB8" w14:textId="77777777" w:rsidR="00896F8D" w:rsidRPr="009F11C2" w:rsidRDefault="00896F8D" w:rsidP="00896F8D">
      <w:pPr>
        <w:pStyle w:val="Heading4"/>
        <w:spacing w:line="360" w:lineRule="auto"/>
      </w:pPr>
      <w:r w:rsidRPr="009F11C2">
        <w:lastRenderedPageBreak/>
        <w:t>3.4.3.4 Class Diagram</w:t>
      </w:r>
    </w:p>
    <w:p w14:paraId="500F75DE" w14:textId="77777777" w:rsidR="00896F8D" w:rsidRPr="00563492"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Defines system classes such as Dataset, Model, Visualization, and Report.</w:t>
      </w:r>
    </w:p>
    <w:p w14:paraId="7C299F2F" w14:textId="77777777" w:rsidR="00896F8D" w:rsidRDefault="00896F8D" w:rsidP="00896F8D">
      <w:pPr>
        <w:keepNext/>
        <w:spacing w:line="360" w:lineRule="auto"/>
      </w:pPr>
      <w:r>
        <w:rPr>
          <w:rFonts w:eastAsiaTheme="majorEastAsia"/>
          <w:noProof/>
          <w:color w:val="000000" w:themeColor="text1"/>
          <w:sz w:val="28"/>
          <w:szCs w:val="40"/>
          <w:lang w:val="en-US"/>
        </w:rPr>
        <w:drawing>
          <wp:inline distT="0" distB="0" distL="0" distR="0" wp14:anchorId="3246210F" wp14:editId="476F1623">
            <wp:extent cx="5833691" cy="7650050"/>
            <wp:effectExtent l="0" t="0" r="0" b="8255"/>
            <wp:docPr id="1749891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91716"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874261" cy="7703252"/>
                    </a:xfrm>
                    <a:prstGeom prst="rect">
                      <a:avLst/>
                    </a:prstGeom>
                  </pic:spPr>
                </pic:pic>
              </a:graphicData>
            </a:graphic>
          </wp:inline>
        </w:drawing>
      </w:r>
    </w:p>
    <w:p w14:paraId="63CCD099" w14:textId="372C8A42" w:rsidR="00896F8D" w:rsidRPr="00403F8D" w:rsidRDefault="00896F8D" w:rsidP="00896F8D">
      <w:pPr>
        <w:pStyle w:val="Caption"/>
        <w:rPr>
          <w:rFonts w:eastAsiaTheme="majorEastAsia"/>
          <w:sz w:val="28"/>
          <w:szCs w:val="40"/>
          <w:lang w:val="en-US"/>
        </w:rPr>
      </w:pPr>
      <w:bookmarkStart w:id="80" w:name="_Toc220263670"/>
      <w:r>
        <w:t xml:space="preserve">Figure </w:t>
      </w:r>
      <w:fldSimple w:instr=" SEQ Figure \* ARABIC ">
        <w:r w:rsidR="007A5087">
          <w:rPr>
            <w:noProof/>
          </w:rPr>
          <w:t>6</w:t>
        </w:r>
      </w:fldSimple>
      <w:r>
        <w:rPr>
          <w:lang w:val="en-US"/>
        </w:rPr>
        <w:t>: Class Diagram</w:t>
      </w:r>
      <w:bookmarkEnd w:id="80"/>
    </w:p>
    <w:p w14:paraId="436B679B" w14:textId="77777777" w:rsidR="00896F8D" w:rsidRPr="009F11C2" w:rsidRDefault="00896F8D" w:rsidP="00896F8D">
      <w:pPr>
        <w:pStyle w:val="Heading4"/>
        <w:spacing w:line="360" w:lineRule="auto"/>
      </w:pPr>
      <w:r w:rsidRPr="009F11C2">
        <w:t>3.4.3.5 Deployment Diagram</w:t>
      </w:r>
    </w:p>
    <w:p w14:paraId="0A727FFA" w14:textId="77777777" w:rsidR="00896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lastRenderedPageBreak/>
        <w:t>Shows deployment of Python analytics engine and Power BI dashboards on a local machine.</w:t>
      </w:r>
    </w:p>
    <w:p w14:paraId="65A4450D" w14:textId="77777777" w:rsidR="00896F8D" w:rsidRDefault="00896F8D" w:rsidP="00896F8D">
      <w:pPr>
        <w:keepNext/>
        <w:spacing w:line="360" w:lineRule="auto"/>
      </w:pPr>
      <w:r>
        <w:rPr>
          <w:rFonts w:eastAsiaTheme="majorEastAsia"/>
          <w:noProof/>
          <w:color w:val="000000" w:themeColor="text1"/>
          <w:sz w:val="28"/>
          <w:szCs w:val="40"/>
          <w:lang w:val="en-US"/>
        </w:rPr>
        <w:drawing>
          <wp:inline distT="0" distB="0" distL="0" distR="0" wp14:anchorId="0BB126D1" wp14:editId="2DAD469D">
            <wp:extent cx="6374504" cy="5534526"/>
            <wp:effectExtent l="0" t="0" r="7620" b="9525"/>
            <wp:docPr id="1513042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42563"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6411323" cy="5566493"/>
                    </a:xfrm>
                    <a:prstGeom prst="rect">
                      <a:avLst/>
                    </a:prstGeom>
                  </pic:spPr>
                </pic:pic>
              </a:graphicData>
            </a:graphic>
          </wp:inline>
        </w:drawing>
      </w:r>
    </w:p>
    <w:p w14:paraId="69F9FC81" w14:textId="7DD899CB" w:rsidR="00896F8D" w:rsidRPr="00403F8D" w:rsidRDefault="00896F8D" w:rsidP="00896F8D">
      <w:pPr>
        <w:pStyle w:val="Caption"/>
        <w:rPr>
          <w:rFonts w:eastAsiaTheme="majorEastAsia"/>
          <w:sz w:val="28"/>
          <w:szCs w:val="40"/>
          <w:lang w:val="en-US"/>
        </w:rPr>
      </w:pPr>
      <w:bookmarkStart w:id="81" w:name="_Toc220263671"/>
      <w:r>
        <w:t xml:space="preserve">Figure </w:t>
      </w:r>
      <w:fldSimple w:instr=" SEQ Figure \* ARABIC ">
        <w:r w:rsidR="007A5087">
          <w:rPr>
            <w:noProof/>
          </w:rPr>
          <w:t>7</w:t>
        </w:r>
      </w:fldSimple>
      <w:r>
        <w:rPr>
          <w:lang w:val="en-US"/>
        </w:rPr>
        <w:t>: Deployment Diagram</w:t>
      </w:r>
      <w:bookmarkEnd w:id="81"/>
    </w:p>
    <w:p w14:paraId="3658D993"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099FA7C9"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 </w:t>
      </w:r>
    </w:p>
    <w:p w14:paraId="4CF47328" w14:textId="77777777" w:rsidR="00896F8D" w:rsidRPr="009F11C2" w:rsidRDefault="00896F8D" w:rsidP="00896F8D">
      <w:pPr>
        <w:pStyle w:val="Heading2"/>
      </w:pPr>
      <w:bookmarkStart w:id="82" w:name="_Toc220943569"/>
      <w:bookmarkStart w:id="83" w:name="_Toc229650867"/>
      <w:r w:rsidRPr="009F11C2">
        <w:t>3.5 Database Design</w:t>
      </w:r>
      <w:bookmarkEnd w:id="82"/>
      <w:bookmarkEnd w:id="83"/>
    </w:p>
    <w:p w14:paraId="58F294A8" w14:textId="77777777" w:rsidR="00896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Table Design</w:t>
      </w:r>
    </w:p>
    <w:p w14:paraId="6D3DC3AD" w14:textId="77777777" w:rsidR="00896F8D" w:rsidRPr="002B7BC3" w:rsidRDefault="00896F8D" w:rsidP="00896F8D">
      <w:pPr>
        <w:spacing w:line="360" w:lineRule="auto"/>
        <w:rPr>
          <w:rFonts w:eastAsiaTheme="majorEastAsia"/>
          <w:color w:val="000000" w:themeColor="text1"/>
          <w:sz w:val="28"/>
          <w:szCs w:val="40"/>
          <w:lang w:val="en-US"/>
        </w:rPr>
      </w:pPr>
    </w:p>
    <w:p w14:paraId="7588AB19"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t>Key tables include:</w:t>
      </w:r>
    </w:p>
    <w:p w14:paraId="1718C39D" w14:textId="77777777" w:rsidR="00896F8D" w:rsidRPr="00A374E9"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lastRenderedPageBreak/>
        <w:t>·       Global Water Access Table</w:t>
      </w:r>
      <w:r>
        <w:rPr>
          <w:rFonts w:eastAsiaTheme="majorEastAsia"/>
          <w:noProof/>
          <w:color w:val="000000" w:themeColor="text1"/>
          <w:sz w:val="28"/>
          <w:szCs w:val="40"/>
          <w:lang w:val="en-US"/>
        </w:rPr>
        <w:drawing>
          <wp:inline distT="0" distB="0" distL="0" distR="0" wp14:anchorId="5527DAA4" wp14:editId="74FB985F">
            <wp:extent cx="6141720" cy="4175760"/>
            <wp:effectExtent l="0" t="0" r="0" b="0"/>
            <wp:docPr id="113168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8819" name="Picture 1131688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55865" cy="4185377"/>
                    </a:xfrm>
                    <a:prstGeom prst="rect">
                      <a:avLst/>
                    </a:prstGeom>
                  </pic:spPr>
                </pic:pic>
              </a:graphicData>
            </a:graphic>
          </wp:inline>
        </w:drawing>
      </w:r>
    </w:p>
    <w:p w14:paraId="2C15164F" w14:textId="77777777" w:rsidR="00896F8D" w:rsidRPr="009F11C2" w:rsidRDefault="00896F8D" w:rsidP="00896F8D">
      <w:pPr>
        <w:pStyle w:val="Heading2"/>
      </w:pPr>
      <w:r w:rsidRPr="009F11C2">
        <w:t> </w:t>
      </w:r>
    </w:p>
    <w:p w14:paraId="400597FC" w14:textId="77777777" w:rsidR="00896F8D" w:rsidRPr="009F11C2" w:rsidRDefault="00896F8D" w:rsidP="00896F8D">
      <w:pPr>
        <w:pStyle w:val="Heading2"/>
      </w:pPr>
      <w:bookmarkStart w:id="84" w:name="_Toc220943570"/>
      <w:bookmarkStart w:id="85" w:name="_Toc229650868"/>
      <w:r w:rsidRPr="009F11C2">
        <w:t>3.6 Testing Design</w:t>
      </w:r>
      <w:bookmarkEnd w:id="84"/>
      <w:bookmarkEnd w:id="85"/>
    </w:p>
    <w:p w14:paraId="31A47CBC" w14:textId="77777777" w:rsidR="00896F8D"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System testing ensures analytical accuracy and usability.</w:t>
      </w:r>
    </w:p>
    <w:p w14:paraId="5E48BC9C" w14:textId="77777777" w:rsidR="00AC45BF" w:rsidRPr="00AC45BF" w:rsidRDefault="00AC45BF" w:rsidP="00896F8D">
      <w:pPr>
        <w:spacing w:line="360" w:lineRule="auto"/>
        <w:rPr>
          <w:rFonts w:eastAsiaTheme="majorEastAsia"/>
          <w:color w:val="000000" w:themeColor="text1"/>
          <w:sz w:val="28"/>
          <w:szCs w:val="40"/>
          <w:lang w:val="en-US"/>
        </w:rPr>
      </w:pPr>
    </w:p>
    <w:p w14:paraId="0E51F824" w14:textId="77777777" w:rsidR="00896F8D" w:rsidRPr="008A58AD" w:rsidRDefault="00896F8D" w:rsidP="00896F8D">
      <w:pPr>
        <w:pStyle w:val="Heading3"/>
        <w:spacing w:line="360" w:lineRule="auto"/>
        <w:rPr>
          <w:lang w:val="en-US"/>
        </w:rPr>
      </w:pPr>
      <w:bookmarkStart w:id="86" w:name="_Toc220943571"/>
      <w:bookmarkStart w:id="87" w:name="_Toc229650869"/>
      <w:r w:rsidRPr="009F11C2">
        <w:t>3.6.1 Test Cases</w:t>
      </w:r>
      <w:bookmarkEnd w:id="86"/>
      <w:bookmarkEnd w:id="87"/>
    </w:p>
    <w:tbl>
      <w:tblPr>
        <w:tblW w:w="5187" w:type="pct"/>
        <w:tblInd w:w="-5" w:type="dxa"/>
        <w:tblCellMar>
          <w:top w:w="15" w:type="dxa"/>
          <w:left w:w="15" w:type="dxa"/>
          <w:bottom w:w="15" w:type="dxa"/>
          <w:right w:w="15" w:type="dxa"/>
        </w:tblCellMar>
        <w:tblLook w:val="04A0" w:firstRow="1" w:lastRow="0" w:firstColumn="1" w:lastColumn="0" w:noHBand="0" w:noVBand="1"/>
        <w:tblCaption w:val="Project Test Cases"/>
      </w:tblPr>
      <w:tblGrid>
        <w:gridCol w:w="2367"/>
        <w:gridCol w:w="2881"/>
        <w:gridCol w:w="3732"/>
      </w:tblGrid>
      <w:tr w:rsidR="00896F8D" w:rsidRPr="009F11C2" w14:paraId="788304F8" w14:textId="77777777" w:rsidTr="000E6A87">
        <w:trPr>
          <w:trHeight w:val="514"/>
        </w:trPr>
        <w:tc>
          <w:tcPr>
            <w:tcW w:w="131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9A92742"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Test Case</w:t>
            </w:r>
          </w:p>
        </w:tc>
        <w:tc>
          <w:tcPr>
            <w:tcW w:w="1604"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54194B"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Description</w:t>
            </w:r>
          </w:p>
        </w:tc>
        <w:tc>
          <w:tcPr>
            <w:tcW w:w="207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5B3813"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Expected Outcome</w:t>
            </w:r>
          </w:p>
        </w:tc>
      </w:tr>
      <w:tr w:rsidR="00896F8D" w:rsidRPr="009F11C2" w14:paraId="3348284B" w14:textId="77777777" w:rsidTr="000E6A87">
        <w:trPr>
          <w:trHeight w:val="514"/>
        </w:trPr>
        <w:tc>
          <w:tcPr>
            <w:tcW w:w="131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6296A7"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Data Import</w:t>
            </w:r>
          </w:p>
        </w:tc>
        <w:tc>
          <w:tcPr>
            <w:tcW w:w="1604"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3A688C"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Upload CSV file</w:t>
            </w:r>
          </w:p>
        </w:tc>
        <w:tc>
          <w:tcPr>
            <w:tcW w:w="207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C9A191"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Data loaded successfully</w:t>
            </w:r>
          </w:p>
        </w:tc>
      </w:tr>
      <w:tr w:rsidR="00896F8D" w:rsidRPr="009F11C2" w14:paraId="175EF9A9" w14:textId="77777777" w:rsidTr="000E6A87">
        <w:trPr>
          <w:trHeight w:val="514"/>
        </w:trPr>
        <w:tc>
          <w:tcPr>
            <w:tcW w:w="131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3E9F4F"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Data Cleaning</w:t>
            </w:r>
          </w:p>
        </w:tc>
        <w:tc>
          <w:tcPr>
            <w:tcW w:w="1604"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728046" w14:textId="77777777" w:rsidR="00896F8D" w:rsidRDefault="00896F8D" w:rsidP="000E6A87">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Hand</w:t>
            </w:r>
          </w:p>
          <w:p w14:paraId="2EAFF0E5"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le missing values</w:t>
            </w:r>
          </w:p>
        </w:tc>
        <w:tc>
          <w:tcPr>
            <w:tcW w:w="207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EB95783"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Clean dataset produced</w:t>
            </w:r>
          </w:p>
        </w:tc>
      </w:tr>
      <w:tr w:rsidR="00896F8D" w:rsidRPr="009F11C2" w14:paraId="5A78D2CF" w14:textId="77777777" w:rsidTr="000E6A87">
        <w:trPr>
          <w:trHeight w:val="514"/>
        </w:trPr>
        <w:tc>
          <w:tcPr>
            <w:tcW w:w="131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19C7D4C"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Model Training</w:t>
            </w:r>
          </w:p>
        </w:tc>
        <w:tc>
          <w:tcPr>
            <w:tcW w:w="1604"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B7F893A"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Train classifier</w:t>
            </w:r>
          </w:p>
        </w:tc>
        <w:tc>
          <w:tcPr>
            <w:tcW w:w="207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6C04DE3"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Model converges</w:t>
            </w:r>
          </w:p>
        </w:tc>
      </w:tr>
      <w:tr w:rsidR="00896F8D" w:rsidRPr="009F11C2" w14:paraId="6EA9FD3C" w14:textId="77777777" w:rsidTr="000E6A87">
        <w:trPr>
          <w:trHeight w:val="514"/>
        </w:trPr>
        <w:tc>
          <w:tcPr>
            <w:tcW w:w="131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3C24C4"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Prediction</w:t>
            </w:r>
          </w:p>
        </w:tc>
        <w:tc>
          <w:tcPr>
            <w:tcW w:w="1604"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5B5DAD"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Predict failures</w:t>
            </w:r>
          </w:p>
        </w:tc>
        <w:tc>
          <w:tcPr>
            <w:tcW w:w="207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2593F5"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Probabilities generated</w:t>
            </w:r>
          </w:p>
        </w:tc>
      </w:tr>
      <w:tr w:rsidR="00896F8D" w:rsidRPr="009F11C2" w14:paraId="3C98F464" w14:textId="77777777" w:rsidTr="000E6A87">
        <w:trPr>
          <w:trHeight w:val="514"/>
        </w:trPr>
        <w:tc>
          <w:tcPr>
            <w:tcW w:w="131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A64E1D5"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Visualization</w:t>
            </w:r>
          </w:p>
        </w:tc>
        <w:tc>
          <w:tcPr>
            <w:tcW w:w="1604"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B3865BE" w14:textId="77777777" w:rsidR="00896F8D" w:rsidRPr="00403F8D" w:rsidRDefault="00896F8D" w:rsidP="000E6A87">
            <w:pPr>
              <w:spacing w:line="360" w:lineRule="auto"/>
              <w:rPr>
                <w:rFonts w:eastAsiaTheme="majorEastAsia"/>
                <w:color w:val="000000" w:themeColor="text1"/>
                <w:sz w:val="28"/>
                <w:szCs w:val="40"/>
              </w:rPr>
            </w:pPr>
            <w:r w:rsidRPr="00403F8D">
              <w:rPr>
                <w:rFonts w:eastAsiaTheme="majorEastAsia"/>
                <w:color w:val="000000" w:themeColor="text1"/>
                <w:sz w:val="28"/>
                <w:szCs w:val="40"/>
              </w:rPr>
              <w:t>Render dashboards</w:t>
            </w:r>
          </w:p>
        </w:tc>
        <w:tc>
          <w:tcPr>
            <w:tcW w:w="2078"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A42129" w14:textId="77777777" w:rsidR="00896F8D" w:rsidRPr="00403F8D" w:rsidRDefault="00896F8D" w:rsidP="000E6A87">
            <w:pPr>
              <w:keepNext/>
              <w:spacing w:line="360" w:lineRule="auto"/>
              <w:rPr>
                <w:rFonts w:eastAsiaTheme="majorEastAsia"/>
                <w:color w:val="000000" w:themeColor="text1"/>
                <w:sz w:val="28"/>
                <w:szCs w:val="40"/>
              </w:rPr>
            </w:pPr>
            <w:r w:rsidRPr="00403F8D">
              <w:rPr>
                <w:rFonts w:eastAsiaTheme="majorEastAsia"/>
                <w:color w:val="000000" w:themeColor="text1"/>
                <w:sz w:val="28"/>
                <w:szCs w:val="40"/>
              </w:rPr>
              <w:t>Charts display correctly</w:t>
            </w:r>
          </w:p>
        </w:tc>
      </w:tr>
    </w:tbl>
    <w:p w14:paraId="52E479A4" w14:textId="77777777" w:rsidR="00896F8D" w:rsidRDefault="00896F8D" w:rsidP="00896F8D">
      <w:pPr>
        <w:pStyle w:val="Caption"/>
      </w:pPr>
      <w:bookmarkStart w:id="88" w:name="_Toc220263755"/>
      <w:r>
        <w:t xml:space="preserve">Table </w:t>
      </w:r>
      <w:fldSimple w:instr=" SEQ Table \* ARABIC ">
        <w:r>
          <w:rPr>
            <w:noProof/>
          </w:rPr>
          <w:t>1</w:t>
        </w:r>
      </w:fldSimple>
      <w:r>
        <w:rPr>
          <w:lang w:val="en-US"/>
        </w:rPr>
        <w:t>: Test Cases</w:t>
      </w:r>
      <w:bookmarkEnd w:id="88"/>
    </w:p>
    <w:p w14:paraId="221B7633" w14:textId="77777777" w:rsidR="00896F8D" w:rsidRPr="00403F8D" w:rsidRDefault="00896F8D" w:rsidP="00896F8D">
      <w:pPr>
        <w:spacing w:line="360" w:lineRule="auto"/>
        <w:rPr>
          <w:rFonts w:eastAsiaTheme="majorEastAsia"/>
          <w:color w:val="000000" w:themeColor="text1"/>
          <w:sz w:val="28"/>
          <w:szCs w:val="40"/>
        </w:rPr>
      </w:pPr>
      <w:r w:rsidRPr="00403F8D">
        <w:rPr>
          <w:rFonts w:eastAsiaTheme="majorEastAsia"/>
          <w:color w:val="000000" w:themeColor="text1"/>
          <w:sz w:val="28"/>
          <w:szCs w:val="40"/>
        </w:rPr>
        <w:lastRenderedPageBreak/>
        <w:t> </w:t>
      </w:r>
    </w:p>
    <w:p w14:paraId="12925267" w14:textId="77777777" w:rsidR="00896F8D" w:rsidRPr="009F11C2" w:rsidRDefault="00896F8D" w:rsidP="00896F8D">
      <w:pPr>
        <w:pStyle w:val="Heading2"/>
      </w:pPr>
      <w:bookmarkStart w:id="89" w:name="_Toc220943572"/>
      <w:bookmarkStart w:id="90" w:name="_Toc229650870"/>
      <w:r w:rsidRPr="009F11C2">
        <w:t>3.7 Chapter Summary</w:t>
      </w:r>
      <w:bookmarkEnd w:id="89"/>
      <w:bookmarkEnd w:id="90"/>
    </w:p>
    <w:p w14:paraId="12700506" w14:textId="77777777" w:rsidR="00896F8D" w:rsidRPr="009F11C2" w:rsidRDefault="00896F8D" w:rsidP="00896F8D">
      <w:pPr>
        <w:spacing w:line="360" w:lineRule="auto"/>
        <w:rPr>
          <w:rFonts w:eastAsiaTheme="majorEastAsia"/>
          <w:color w:val="000000" w:themeColor="text1"/>
          <w:sz w:val="28"/>
          <w:szCs w:val="40"/>
          <w:lang w:val="en-US"/>
        </w:rPr>
      </w:pPr>
      <w:r w:rsidRPr="00403F8D">
        <w:rPr>
          <w:rFonts w:eastAsiaTheme="majorEastAsia"/>
          <w:color w:val="000000" w:themeColor="text1"/>
          <w:sz w:val="28"/>
          <w:szCs w:val="40"/>
        </w:rPr>
        <w:t>This chapter detailed the research design, system development methodology, requirements analysis, database structure, modeling approach, and testing strategy. The methodology ensures that the project is technically sound, analytically rigorous, and aligned with final-year IT and data analytics standards.</w:t>
      </w:r>
    </w:p>
    <w:p w14:paraId="62882244" w14:textId="77777777" w:rsidR="00896F8D" w:rsidRDefault="00896F8D" w:rsidP="00BA6037">
      <w:pPr>
        <w:pStyle w:val="Heading1"/>
      </w:pPr>
    </w:p>
    <w:p w14:paraId="1EFB007E" w14:textId="77777777" w:rsidR="00896F8D" w:rsidRDefault="00896F8D">
      <w:pPr>
        <w:rPr>
          <w:b/>
          <w:color w:val="000000" w:themeColor="text1"/>
          <w:sz w:val="28"/>
          <w:szCs w:val="32"/>
        </w:rPr>
      </w:pPr>
      <w:r>
        <w:br w:type="page"/>
      </w:r>
    </w:p>
    <w:p w14:paraId="25B86D39" w14:textId="1B9785F6" w:rsidR="008C31FC" w:rsidRPr="00BA6037" w:rsidRDefault="00EC782C" w:rsidP="00BA6037">
      <w:pPr>
        <w:pStyle w:val="Heading1"/>
        <w:rPr>
          <w:lang w:val="en-US"/>
        </w:rPr>
      </w:pPr>
      <w:bookmarkStart w:id="91" w:name="_Toc229650871"/>
      <w:r w:rsidRPr="00BA6037">
        <w:lastRenderedPageBreak/>
        <w:t>CHAPTER FOUR: RESEARCH FINDINGS AND DISCUSSION</w:t>
      </w:r>
      <w:bookmarkEnd w:id="91"/>
    </w:p>
    <w:p w14:paraId="221915E4" w14:textId="77777777" w:rsidR="00D77455" w:rsidRPr="00BA6037" w:rsidRDefault="00D77455" w:rsidP="00BA6037">
      <w:pPr>
        <w:pStyle w:val="Heading1"/>
        <w:rPr>
          <w:lang w:val="en-US"/>
        </w:rPr>
      </w:pPr>
    </w:p>
    <w:p w14:paraId="2F42FCCC" w14:textId="3186A675" w:rsidR="008C31FC" w:rsidRPr="00BA6037" w:rsidRDefault="00EC782C" w:rsidP="00BA6037">
      <w:pPr>
        <w:pStyle w:val="Heading2"/>
      </w:pPr>
      <w:bookmarkStart w:id="92" w:name="_Toc229650872"/>
      <w:r w:rsidRPr="00BA6037">
        <w:t>4.1 Introduction</w:t>
      </w:r>
      <w:bookmarkEnd w:id="92"/>
    </w:p>
    <w:p w14:paraId="37E8F6D3"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This chapter presents the findings of the study on the use of data analytics to assess water point functionality and accessibility in the Maji Mengi region. The chapter is organised around the five specific objectives of the study. For each objective, the relevant analytical outputs, visualisations, and system screenshots are presented and discussed. The chapter begins with an analysis of the distribution and operational characteristics of water points, progresses through the identification of factors influencing functionality, the development and evaluation of a predictive model, and the visualisation of findings through interactive dashboards. The chapter concludes with a summary of the key findings and their implications for water infrastructure management in the Maji Mengi region.</w:t>
      </w:r>
    </w:p>
    <w:p w14:paraId="7F51D8E3" w14:textId="77777777" w:rsidR="008C31FC" w:rsidRPr="00BA6037" w:rsidRDefault="00EC782C" w:rsidP="00BA6037">
      <w:pPr>
        <w:pStyle w:val="Heading2"/>
      </w:pPr>
      <w:bookmarkStart w:id="93" w:name="_Toc229650873"/>
      <w:r w:rsidRPr="00BA6037">
        <w:t>4.2 Presentation of Findings</w:t>
      </w:r>
      <w:bookmarkEnd w:id="93"/>
    </w:p>
    <w:p w14:paraId="01FA6D50" w14:textId="43608577" w:rsidR="008C31FC" w:rsidRPr="00BA6037" w:rsidRDefault="00EC782C" w:rsidP="00BA6037">
      <w:pPr>
        <w:spacing w:before="80" w:after="80" w:line="360" w:lineRule="auto"/>
        <w:ind w:firstLine="720"/>
        <w:jc w:val="both"/>
        <w:rPr>
          <w:color w:val="000000" w:themeColor="text1"/>
        </w:rPr>
      </w:pPr>
      <w:r w:rsidRPr="00BA6037">
        <w:rPr>
          <w:color w:val="000000" w:themeColor="text1"/>
        </w:rPr>
        <w:t xml:space="preserve">The findings are presented in alignment with the five specific objectives of </w:t>
      </w:r>
      <w:r w:rsidR="00C524A8" w:rsidRPr="00BA6037">
        <w:rPr>
          <w:color w:val="000000" w:themeColor="text1"/>
          <w:lang w:val="en-US"/>
        </w:rPr>
        <w:t>my</w:t>
      </w:r>
      <w:r w:rsidRPr="00BA6037">
        <w:rPr>
          <w:color w:val="000000" w:themeColor="text1"/>
        </w:rPr>
        <w:t xml:space="preserve"> study. </w:t>
      </w:r>
      <w:r w:rsidR="00AE24CC" w:rsidRPr="00BA6037">
        <w:rPr>
          <w:color w:val="000000" w:themeColor="text1"/>
          <w:lang w:val="en-US"/>
        </w:rPr>
        <w:t>I got data</w:t>
      </w:r>
      <w:r w:rsidRPr="00BA6037">
        <w:rPr>
          <w:color w:val="000000" w:themeColor="text1"/>
        </w:rPr>
        <w:t xml:space="preserve"> from the Maji Ndogo dataset, comprising 60,146 records across seven relational tables. The dataset was loaded into a MySQL database and subsequently analysed using Python within a Jupyter Notebook environment. All charts, model outputs, and system screenshots presented in this chapter were generated during the analytical process described in Chapter Three.</w:t>
      </w:r>
      <w:r w:rsidR="00183F93" w:rsidRPr="00BA6037">
        <w:rPr>
          <w:noProof/>
          <w:color w:val="000000" w:themeColor="text1"/>
        </w:rPr>
        <w:t xml:space="preserve"> </w:t>
      </w:r>
    </w:p>
    <w:p w14:paraId="7F403873" w14:textId="77777777" w:rsidR="008C31FC" w:rsidRPr="00BA6037" w:rsidRDefault="00EC782C" w:rsidP="00BA6037">
      <w:pPr>
        <w:pStyle w:val="Heading3"/>
        <w:spacing w:line="360" w:lineRule="auto"/>
      </w:pPr>
      <w:bookmarkStart w:id="94" w:name="_Toc229650874"/>
      <w:r w:rsidRPr="00BA6037">
        <w:t>4.2.1 Objective One: To Analyse the Distribution, Characteristics and Operational Status of Water Points in the Maji Mengi Region</w:t>
      </w:r>
      <w:bookmarkEnd w:id="94"/>
    </w:p>
    <w:p w14:paraId="5DC2A24B"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first objective sought to understand the landscape of water infrastructure in the Maji Mengi region by examining how water points are distributed across provinces, what types of sources are most prevalent, and how many people depend on each source type.</w:t>
      </w:r>
    </w:p>
    <w:p w14:paraId="4F17DE78" w14:textId="535D3AB1" w:rsidR="00287726" w:rsidRPr="00BA6037" w:rsidRDefault="00EC782C" w:rsidP="00BA6037">
      <w:pPr>
        <w:spacing w:before="80" w:after="80" w:line="360" w:lineRule="auto"/>
        <w:ind w:firstLine="720"/>
        <w:jc w:val="center"/>
        <w:rPr>
          <w:noProof/>
          <w:color w:val="000000" w:themeColor="text1"/>
          <w:lang w:val="en-US"/>
        </w:rPr>
      </w:pPr>
      <w:r w:rsidRPr="00BA6037">
        <w:rPr>
          <w:color w:val="000000" w:themeColor="text1"/>
        </w:rPr>
        <w:t>Analysis of the water_source table revealed five distinct types of water sources in the dataset: shared taps, wells, rivers, taps in homes, and broken taps in homes. As shown in Figure 1, shared taps are the most common water source type, followed by wells. Rivers represent the least common infrastructure type but are particularly significant because they represent an unsafe and unimproved water source by definition.</w:t>
      </w:r>
      <w:r w:rsidR="00BB0279" w:rsidRPr="00BA6037">
        <w:rPr>
          <w:noProof/>
          <w:color w:val="000000" w:themeColor="text1"/>
        </w:rPr>
        <w:t xml:space="preserve"> </w:t>
      </w:r>
    </w:p>
    <w:p w14:paraId="7C0723C9" w14:textId="77777777" w:rsidR="008334C8" w:rsidRPr="00BA6037" w:rsidRDefault="00020A19" w:rsidP="00BA6037">
      <w:pPr>
        <w:keepNext/>
        <w:spacing w:before="80" w:after="80" w:line="360" w:lineRule="auto"/>
        <w:ind w:firstLine="720"/>
        <w:jc w:val="center"/>
        <w:rPr>
          <w:color w:val="000000" w:themeColor="text1"/>
        </w:rPr>
      </w:pPr>
      <w:r w:rsidRPr="00BA6037">
        <w:rPr>
          <w:noProof/>
          <w:color w:val="000000" w:themeColor="text1"/>
        </w:rPr>
        <w:lastRenderedPageBreak/>
        <w:drawing>
          <wp:inline distT="0" distB="0" distL="0" distR="0" wp14:anchorId="569103AA" wp14:editId="71872C44">
            <wp:extent cx="4541520" cy="2514600"/>
            <wp:effectExtent l="0" t="0" r="0" b="0"/>
            <wp:docPr id="9492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7570" name="Picture 2045667570"/>
                    <pic:cNvPicPr/>
                  </pic:nvPicPr>
                  <pic:blipFill rotWithShape="1">
                    <a:blip r:embed="rId23" cstate="print">
                      <a:extLst>
                        <a:ext uri="{28A0092B-C50C-407E-A947-70E740481C1C}">
                          <a14:useLocalDpi xmlns:a14="http://schemas.microsoft.com/office/drawing/2010/main" val="0"/>
                        </a:ext>
                      </a:extLst>
                    </a:blip>
                    <a:srcRect r="52952"/>
                    <a:stretch>
                      <a:fillRect/>
                    </a:stretch>
                  </pic:blipFill>
                  <pic:spPr bwMode="auto">
                    <a:xfrm>
                      <a:off x="0" y="0"/>
                      <a:ext cx="4541520" cy="2514600"/>
                    </a:xfrm>
                    <a:prstGeom prst="rect">
                      <a:avLst/>
                    </a:prstGeom>
                    <a:ln>
                      <a:noFill/>
                    </a:ln>
                    <a:extLst>
                      <a:ext uri="{53640926-AAD7-44D8-BBD7-CCE9431645EC}">
                        <a14:shadowObscured xmlns:a14="http://schemas.microsoft.com/office/drawing/2010/main"/>
                      </a:ext>
                    </a:extLst>
                  </pic:spPr>
                </pic:pic>
              </a:graphicData>
            </a:graphic>
          </wp:inline>
        </w:drawing>
      </w:r>
    </w:p>
    <w:p w14:paraId="39662636" w14:textId="6326211A" w:rsidR="003A2813" w:rsidRPr="00BA6037" w:rsidRDefault="008334C8" w:rsidP="00BA6037">
      <w:pPr>
        <w:pStyle w:val="Caption"/>
        <w:rPr>
          <w:i w:val="0"/>
          <w:iCs w:val="0"/>
          <w:sz w:val="20"/>
          <w:szCs w:val="20"/>
          <w:lang w:val="en-US"/>
        </w:rPr>
      </w:pPr>
      <w:bookmarkStart w:id="95" w:name="_Toc228261691"/>
      <w:bookmarkStart w:id="96" w:name="_Toc229425046"/>
      <w:r w:rsidRPr="00BA6037">
        <w:t xml:space="preserve">Figure </w:t>
      </w:r>
      <w:fldSimple w:instr=" SEQ Figure \* ARABIC ">
        <w:r w:rsidR="007A5087">
          <w:rPr>
            <w:noProof/>
          </w:rPr>
          <w:t>8</w:t>
        </w:r>
      </w:fldSimple>
      <w:r w:rsidRPr="00BA6037">
        <w:rPr>
          <w:lang w:val="en-US"/>
        </w:rPr>
        <w:t>: Distribution of Water Points by Source Type</w:t>
      </w:r>
      <w:bookmarkEnd w:id="95"/>
      <w:bookmarkEnd w:id="96"/>
    </w:p>
    <w:p w14:paraId="6DD4DA58" w14:textId="06E5F4A8" w:rsidR="00287726" w:rsidRPr="00BA6037" w:rsidRDefault="00EC782C" w:rsidP="00BA6037">
      <w:pPr>
        <w:spacing w:before="80" w:after="80" w:line="360" w:lineRule="auto"/>
        <w:ind w:firstLine="720"/>
        <w:jc w:val="both"/>
        <w:rPr>
          <w:color w:val="000000" w:themeColor="text1"/>
          <w:lang w:val="en-US"/>
        </w:rPr>
      </w:pPr>
      <w:r w:rsidRPr="00BA6037">
        <w:rPr>
          <w:color w:val="000000" w:themeColor="text1"/>
        </w:rPr>
        <w:t>Figure 2 illustrates the total number of people served by each source type. Despite shared taps being the most numerous, wells collectively serve a comparable population, indicating the importance of maintaining both infrastructure types. The province-level breakdown further revealed that water point distribution is uneven across the region, with some provinces having significantly higher concentrations of non-functional or overloaded sources.</w:t>
      </w:r>
    </w:p>
    <w:p w14:paraId="28DF5CE6" w14:textId="77777777" w:rsidR="008334C8" w:rsidRPr="00BA6037" w:rsidRDefault="00020A19"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rPr>
        <w:drawing>
          <wp:inline distT="0" distB="0" distL="0" distR="0" wp14:anchorId="334D70AE" wp14:editId="680844E4">
            <wp:extent cx="5457190" cy="2514600"/>
            <wp:effectExtent l="0" t="0" r="0" b="0"/>
            <wp:docPr id="204566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7570" name="Picture 2045667570"/>
                    <pic:cNvPicPr/>
                  </pic:nvPicPr>
                  <pic:blipFill rotWithShape="1">
                    <a:blip r:embed="rId23" cstate="print">
                      <a:extLst>
                        <a:ext uri="{28A0092B-C50C-407E-A947-70E740481C1C}">
                          <a14:useLocalDpi xmlns:a14="http://schemas.microsoft.com/office/drawing/2010/main" val="0"/>
                        </a:ext>
                      </a:extLst>
                    </a:blip>
                    <a:srcRect l="46338"/>
                    <a:stretch>
                      <a:fillRect/>
                    </a:stretch>
                  </pic:blipFill>
                  <pic:spPr bwMode="auto">
                    <a:xfrm>
                      <a:off x="0" y="0"/>
                      <a:ext cx="5457190" cy="2514600"/>
                    </a:xfrm>
                    <a:prstGeom prst="rect">
                      <a:avLst/>
                    </a:prstGeom>
                    <a:ln>
                      <a:noFill/>
                    </a:ln>
                    <a:extLst>
                      <a:ext uri="{53640926-AAD7-44D8-BBD7-CCE9431645EC}">
                        <a14:shadowObscured xmlns:a14="http://schemas.microsoft.com/office/drawing/2010/main"/>
                      </a:ext>
                    </a:extLst>
                  </pic:spPr>
                </pic:pic>
              </a:graphicData>
            </a:graphic>
          </wp:inline>
        </w:drawing>
      </w:r>
    </w:p>
    <w:p w14:paraId="1BFBBDFF" w14:textId="5D649E7B" w:rsidR="008334C8" w:rsidRPr="00BA6037" w:rsidRDefault="008334C8" w:rsidP="00BA6037">
      <w:pPr>
        <w:pStyle w:val="Caption"/>
      </w:pPr>
      <w:bookmarkStart w:id="97" w:name="_Toc228261692"/>
      <w:bookmarkStart w:id="98" w:name="_Toc229425047"/>
      <w:r w:rsidRPr="00BA6037">
        <w:t xml:space="preserve">Figure </w:t>
      </w:r>
      <w:fldSimple w:instr=" SEQ Figure \* ARABIC ">
        <w:r w:rsidR="007A5087">
          <w:rPr>
            <w:noProof/>
          </w:rPr>
          <w:t>9</w:t>
        </w:r>
      </w:fldSimple>
      <w:r w:rsidRPr="00BA6037">
        <w:t>: Total People Served by Water Source Type</w:t>
      </w:r>
      <w:bookmarkEnd w:id="97"/>
      <w:bookmarkEnd w:id="98"/>
    </w:p>
    <w:p w14:paraId="56E41091" w14:textId="77777777" w:rsidR="00287726" w:rsidRPr="00BA6037" w:rsidRDefault="00287726" w:rsidP="00BA6037">
      <w:pPr>
        <w:spacing w:before="40" w:after="120" w:line="360" w:lineRule="auto"/>
        <w:rPr>
          <w:color w:val="000000" w:themeColor="text1"/>
          <w:lang w:val="en-US"/>
        </w:rPr>
      </w:pPr>
    </w:p>
    <w:p w14:paraId="5CB9F9E1"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 xml:space="preserve">The operational status analysis, derived from the classification logic applied during data preprocessing, revealed that approximately 42% of records were classified as fully functional, 31% as partially functional due to excessive queue times exceeding 30 minutes, </w:t>
      </w:r>
      <w:r w:rsidRPr="00BA6037">
        <w:rPr>
          <w:color w:val="000000" w:themeColor="text1"/>
        </w:rPr>
        <w:lastRenderedPageBreak/>
        <w:t>and 18% as non-functional. A further 9% could not be classified due to missing or inconsistent data. These findings confirm the existence of a significant water access gap in the Maji Mengi region, consistent with the literature reviewed in Chapter Two.</w:t>
      </w:r>
    </w:p>
    <w:p w14:paraId="33C5FB56" w14:textId="77777777" w:rsidR="00475268" w:rsidRPr="00BA6037" w:rsidRDefault="002C29A5" w:rsidP="00BA6037">
      <w:pPr>
        <w:keepNext/>
        <w:spacing w:before="40" w:after="120" w:line="360" w:lineRule="auto"/>
        <w:jc w:val="center"/>
        <w:rPr>
          <w:color w:val="000000" w:themeColor="text1"/>
        </w:rPr>
      </w:pPr>
      <w:r w:rsidRPr="00BA6037">
        <w:rPr>
          <w:noProof/>
          <w:color w:val="000000" w:themeColor="text1"/>
        </w:rPr>
        <w:drawing>
          <wp:inline distT="0" distB="0" distL="0" distR="0" wp14:anchorId="17353220" wp14:editId="238438D0">
            <wp:extent cx="3875191" cy="2435287"/>
            <wp:effectExtent l="0" t="0" r="0" b="3175"/>
            <wp:docPr id="929096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96733" name="Picture 9290967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95732" cy="2511039"/>
                    </a:xfrm>
                    <a:prstGeom prst="rect">
                      <a:avLst/>
                    </a:prstGeom>
                  </pic:spPr>
                </pic:pic>
              </a:graphicData>
            </a:graphic>
          </wp:inline>
        </w:drawing>
      </w:r>
    </w:p>
    <w:p w14:paraId="49C8A6C5" w14:textId="140E2F06" w:rsidR="008C31FC" w:rsidRPr="00BA6037" w:rsidRDefault="00475268" w:rsidP="00BA6037">
      <w:pPr>
        <w:pStyle w:val="Caption"/>
        <w:rPr>
          <w:i w:val="0"/>
          <w:iCs w:val="0"/>
          <w:noProof/>
          <w:sz w:val="24"/>
          <w:szCs w:val="24"/>
          <w:lang w:val="en-US"/>
        </w:rPr>
      </w:pPr>
      <w:bookmarkStart w:id="99" w:name="_Toc229425048"/>
      <w:r w:rsidRPr="00BA6037">
        <w:t xml:space="preserve">Figure </w:t>
      </w:r>
      <w:fldSimple w:instr=" SEQ Figure \* ARABIC ">
        <w:r w:rsidR="007A5087">
          <w:rPr>
            <w:noProof/>
          </w:rPr>
          <w:t>10</w:t>
        </w:r>
      </w:fldSimple>
      <w:r w:rsidRPr="00BA6037">
        <w:rPr>
          <w:lang w:val="en-US"/>
        </w:rPr>
        <w:t>: Water Point Functionality Status Breakdown</w:t>
      </w:r>
      <w:bookmarkEnd w:id="99"/>
    </w:p>
    <w:p w14:paraId="3F9A5582" w14:textId="77777777" w:rsidR="00F62DD6" w:rsidRPr="00BA6037" w:rsidRDefault="00F62DD6" w:rsidP="00BA6037">
      <w:pPr>
        <w:spacing w:before="40" w:after="120" w:line="360" w:lineRule="auto"/>
        <w:jc w:val="center"/>
        <w:rPr>
          <w:noProof/>
          <w:color w:val="000000" w:themeColor="text1"/>
          <w:lang w:val="en-US"/>
        </w:rPr>
      </w:pPr>
    </w:p>
    <w:p w14:paraId="31B2A863" w14:textId="19D041CF" w:rsidR="008C31FC" w:rsidRPr="00BA6037" w:rsidRDefault="00EC782C" w:rsidP="00BA6037">
      <w:pPr>
        <w:pStyle w:val="Heading3"/>
        <w:spacing w:line="360" w:lineRule="auto"/>
      </w:pPr>
      <w:bookmarkStart w:id="100" w:name="_Toc229650875"/>
      <w:r w:rsidRPr="00BA6037">
        <w:t>4.2.2 Objective Two: To Identify Key Factors Associated with Functional, Non-Functional and Partially Functional Water Points</w:t>
      </w:r>
      <w:bookmarkEnd w:id="100"/>
    </w:p>
    <w:p w14:paraId="2DF2A91F"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second objective focused on identifying which variables most strongly differentiate between functional and non-functional water points. Three primary factors were identified through exploratory data analysis: water source type, well pollution status, and queue time at shared taps.</w:t>
      </w:r>
    </w:p>
    <w:p w14:paraId="3AE6583C" w14:textId="4F0CADD1" w:rsidR="00C8324A" w:rsidRPr="00BA6037" w:rsidRDefault="00EC782C" w:rsidP="00BA6037">
      <w:pPr>
        <w:spacing w:before="80" w:after="80" w:line="360" w:lineRule="auto"/>
        <w:ind w:firstLine="720"/>
        <w:jc w:val="both"/>
        <w:rPr>
          <w:color w:val="000000" w:themeColor="text1"/>
          <w:lang w:val="en-US"/>
        </w:rPr>
      </w:pPr>
      <w:r w:rsidRPr="00BA6037">
        <w:rPr>
          <w:color w:val="000000" w:themeColor="text1"/>
        </w:rPr>
        <w:t>Well pollution analysis, conducted on the well_pollution table, revealed that a notable proportion of tested wells returned results of either dirty or biologically contaminated, rendering them non-functional from a public health standpoint. Figure 4 presents the breakdown of pollution results across all tested wells.</w:t>
      </w:r>
    </w:p>
    <w:p w14:paraId="71ED1C40" w14:textId="77777777" w:rsidR="00475268" w:rsidRPr="00BA6037" w:rsidRDefault="003C328C"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rPr>
        <w:lastRenderedPageBreak/>
        <w:drawing>
          <wp:inline distT="0" distB="0" distL="0" distR="0" wp14:anchorId="0C5B7925" wp14:editId="2C434142">
            <wp:extent cx="2499360" cy="1951355"/>
            <wp:effectExtent l="0" t="0" r="0" b="0"/>
            <wp:docPr id="1500647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2215" name="Picture 1516892215"/>
                    <pic:cNvPicPr/>
                  </pic:nvPicPr>
                  <pic:blipFill rotWithShape="1">
                    <a:blip r:embed="rId25" cstate="print">
                      <a:extLst>
                        <a:ext uri="{28A0092B-C50C-407E-A947-70E740481C1C}">
                          <a14:useLocalDpi xmlns:a14="http://schemas.microsoft.com/office/drawing/2010/main" val="0"/>
                        </a:ext>
                      </a:extLst>
                    </a:blip>
                    <a:srcRect r="54581"/>
                    <a:stretch>
                      <a:fillRect/>
                    </a:stretch>
                  </pic:blipFill>
                  <pic:spPr bwMode="auto">
                    <a:xfrm>
                      <a:off x="0" y="0"/>
                      <a:ext cx="2499360" cy="1951355"/>
                    </a:xfrm>
                    <a:prstGeom prst="rect">
                      <a:avLst/>
                    </a:prstGeom>
                    <a:ln>
                      <a:noFill/>
                    </a:ln>
                    <a:extLst>
                      <a:ext uri="{53640926-AAD7-44D8-BBD7-CCE9431645EC}">
                        <a14:shadowObscured xmlns:a14="http://schemas.microsoft.com/office/drawing/2010/main"/>
                      </a:ext>
                    </a:extLst>
                  </pic:spPr>
                </pic:pic>
              </a:graphicData>
            </a:graphic>
          </wp:inline>
        </w:drawing>
      </w:r>
    </w:p>
    <w:p w14:paraId="55E2E10C" w14:textId="0B3BBC1A" w:rsidR="008C31FC" w:rsidRPr="00BA6037" w:rsidRDefault="00475268" w:rsidP="00BA6037">
      <w:pPr>
        <w:pStyle w:val="Caption"/>
      </w:pPr>
      <w:bookmarkStart w:id="101" w:name="_Toc229425049"/>
      <w:r w:rsidRPr="00BA6037">
        <w:t xml:space="preserve">Figure </w:t>
      </w:r>
      <w:fldSimple w:instr=" SEQ Figure \* ARABIC ">
        <w:r w:rsidR="007A5087">
          <w:rPr>
            <w:noProof/>
          </w:rPr>
          <w:t>11</w:t>
        </w:r>
      </w:fldSimple>
      <w:r w:rsidRPr="00BA6037">
        <w:rPr>
          <w:lang w:val="en-US"/>
        </w:rPr>
        <w:t>: Well Pollution Results Distribution</w:t>
      </w:r>
      <w:bookmarkEnd w:id="101"/>
    </w:p>
    <w:p w14:paraId="7BE05AE1" w14:textId="5DDC15CD" w:rsidR="008C31FC" w:rsidRPr="00BA6037" w:rsidRDefault="008C31FC" w:rsidP="00BA6037">
      <w:pPr>
        <w:spacing w:before="40" w:after="120" w:line="360" w:lineRule="auto"/>
        <w:jc w:val="center"/>
        <w:rPr>
          <w:i/>
          <w:iCs/>
          <w:color w:val="000000" w:themeColor="text1"/>
          <w:sz w:val="20"/>
          <w:szCs w:val="20"/>
          <w:lang w:val="en-US"/>
        </w:rPr>
      </w:pPr>
    </w:p>
    <w:p w14:paraId="1AB599B3" w14:textId="77777777" w:rsidR="00C8324A" w:rsidRPr="00BA6037" w:rsidRDefault="00C8324A" w:rsidP="00BA6037">
      <w:pPr>
        <w:spacing w:before="40" w:after="120" w:line="360" w:lineRule="auto"/>
        <w:jc w:val="center"/>
        <w:rPr>
          <w:color w:val="000000" w:themeColor="text1"/>
          <w:lang w:val="en-US"/>
        </w:rPr>
      </w:pPr>
    </w:p>
    <w:p w14:paraId="5726B277" w14:textId="5E34FA26" w:rsidR="00C8324A" w:rsidRPr="00BA6037" w:rsidRDefault="00EC782C" w:rsidP="00BA6037">
      <w:pPr>
        <w:spacing w:before="80" w:after="80" w:line="360" w:lineRule="auto"/>
        <w:ind w:firstLine="720"/>
        <w:jc w:val="both"/>
        <w:rPr>
          <w:color w:val="000000" w:themeColor="text1"/>
          <w:lang w:val="en-US"/>
        </w:rPr>
      </w:pPr>
      <w:r w:rsidRPr="00BA6037">
        <w:rPr>
          <w:color w:val="000000" w:themeColor="text1"/>
        </w:rPr>
        <w:t>Figure</w:t>
      </w:r>
      <w:r w:rsidR="00D77455" w:rsidRPr="00BA6037">
        <w:rPr>
          <w:color w:val="000000" w:themeColor="text1"/>
          <w:lang w:val="en-US"/>
        </w:rPr>
        <w:t xml:space="preserve"> </w:t>
      </w:r>
      <w:r w:rsidRPr="00BA6037">
        <w:rPr>
          <w:color w:val="000000" w:themeColor="text1"/>
        </w:rPr>
        <w:t>5 further illustrates the relationship between pollutant concentration (measured in parts per million) and the pollution classification, demonstrating that biologically contaminated wells tend to show elevated pollutant readings compared to clean wells.</w:t>
      </w:r>
      <w:r w:rsidR="00C8324A" w:rsidRPr="00BA6037">
        <w:rPr>
          <w:noProof/>
          <w:color w:val="000000" w:themeColor="text1"/>
        </w:rPr>
        <w:t xml:space="preserve"> </w:t>
      </w:r>
    </w:p>
    <w:p w14:paraId="2353B33F" w14:textId="77777777" w:rsidR="00475268" w:rsidRPr="00BA6037" w:rsidRDefault="00C8324A"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rPr>
        <w:drawing>
          <wp:inline distT="0" distB="0" distL="0" distR="0" wp14:anchorId="7D267EF5" wp14:editId="0ED038C3">
            <wp:extent cx="2861310" cy="1951355"/>
            <wp:effectExtent l="0" t="0" r="0" b="0"/>
            <wp:docPr id="1516892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2215" name="Picture 1516892215"/>
                    <pic:cNvPicPr/>
                  </pic:nvPicPr>
                  <pic:blipFill rotWithShape="1">
                    <a:blip r:embed="rId25" cstate="print">
                      <a:extLst>
                        <a:ext uri="{28A0092B-C50C-407E-A947-70E740481C1C}">
                          <a14:useLocalDpi xmlns:a14="http://schemas.microsoft.com/office/drawing/2010/main" val="0"/>
                        </a:ext>
                      </a:extLst>
                    </a:blip>
                    <a:srcRect l="48004"/>
                    <a:stretch>
                      <a:fillRect/>
                    </a:stretch>
                  </pic:blipFill>
                  <pic:spPr bwMode="auto">
                    <a:xfrm>
                      <a:off x="0" y="0"/>
                      <a:ext cx="2861310" cy="1951355"/>
                    </a:xfrm>
                    <a:prstGeom prst="rect">
                      <a:avLst/>
                    </a:prstGeom>
                    <a:ln>
                      <a:noFill/>
                    </a:ln>
                    <a:extLst>
                      <a:ext uri="{53640926-AAD7-44D8-BBD7-CCE9431645EC}">
                        <a14:shadowObscured xmlns:a14="http://schemas.microsoft.com/office/drawing/2010/main"/>
                      </a:ext>
                    </a:extLst>
                  </pic:spPr>
                </pic:pic>
              </a:graphicData>
            </a:graphic>
          </wp:inline>
        </w:drawing>
      </w:r>
    </w:p>
    <w:p w14:paraId="48041CF6" w14:textId="2E6A3CBA" w:rsidR="008C31FC" w:rsidRPr="00BA6037" w:rsidRDefault="00475268" w:rsidP="00BA6037">
      <w:pPr>
        <w:pStyle w:val="Caption"/>
        <w:rPr>
          <w:i w:val="0"/>
          <w:iCs w:val="0"/>
          <w:sz w:val="24"/>
          <w:szCs w:val="24"/>
          <w:lang w:val="en-US"/>
        </w:rPr>
      </w:pPr>
      <w:bookmarkStart w:id="102" w:name="_Toc229425050"/>
      <w:r w:rsidRPr="00BA6037">
        <w:t xml:space="preserve">Figure </w:t>
      </w:r>
      <w:fldSimple w:instr=" SEQ Figure \* ARABIC ">
        <w:r w:rsidR="007A5087">
          <w:rPr>
            <w:noProof/>
          </w:rPr>
          <w:t>12</w:t>
        </w:r>
      </w:fldSimple>
      <w:r w:rsidRPr="00BA6037">
        <w:rPr>
          <w:lang w:val="en-US"/>
        </w:rPr>
        <w:t>: Pollutant PPM by Pollution Result Category</w:t>
      </w:r>
      <w:bookmarkEnd w:id="102"/>
    </w:p>
    <w:p w14:paraId="5400577B" w14:textId="77777777" w:rsidR="00C8324A" w:rsidRPr="00BA6037" w:rsidRDefault="00C8324A" w:rsidP="00BA6037">
      <w:pPr>
        <w:spacing w:before="40" w:after="120" w:line="360" w:lineRule="auto"/>
        <w:jc w:val="center"/>
        <w:rPr>
          <w:color w:val="000000" w:themeColor="text1"/>
          <w:lang w:val="en-US"/>
        </w:rPr>
      </w:pPr>
    </w:p>
    <w:p w14:paraId="60D7D86A" w14:textId="08A035E2" w:rsidR="008C31FC" w:rsidRPr="00BA6037" w:rsidRDefault="00EC782C" w:rsidP="00BA6037">
      <w:pPr>
        <w:spacing w:before="80" w:after="80" w:line="360" w:lineRule="auto"/>
        <w:ind w:firstLine="720"/>
        <w:jc w:val="both"/>
        <w:rPr>
          <w:color w:val="000000" w:themeColor="text1"/>
        </w:rPr>
      </w:pPr>
      <w:r w:rsidRPr="00BA6037">
        <w:rPr>
          <w:color w:val="000000" w:themeColor="text1"/>
        </w:rPr>
        <w:t>Queue time analysis at shared taps provided another significant indicator of partial functionality. Figure 6 shows the distribution of queue times at shared taps, with a reference line drawn at the 30-minute threshold used in this study to classify overcrowded taps as partially functional. The majority of shared taps in the dataset recorded queue times exceeding this threshold, particularly in rural provinces, indicating systemic overloading of shared infrastructure.</w:t>
      </w:r>
    </w:p>
    <w:p w14:paraId="14589834" w14:textId="6EDC13C8" w:rsidR="00475268" w:rsidRPr="00BA6037" w:rsidRDefault="00E75D61"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rPr>
        <w:lastRenderedPageBreak/>
        <w:drawing>
          <wp:inline distT="0" distB="0" distL="0" distR="0" wp14:anchorId="5BF51B55" wp14:editId="65266A36">
            <wp:extent cx="5502910" cy="4569460"/>
            <wp:effectExtent l="0" t="0" r="2540" b="2540"/>
            <wp:docPr id="14845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0391" name=""/>
                    <pic:cNvPicPr/>
                  </pic:nvPicPr>
                  <pic:blipFill>
                    <a:blip r:embed="rId26"/>
                    <a:stretch>
                      <a:fillRect/>
                    </a:stretch>
                  </pic:blipFill>
                  <pic:spPr>
                    <a:xfrm>
                      <a:off x="0" y="0"/>
                      <a:ext cx="5502910" cy="4569460"/>
                    </a:xfrm>
                    <a:prstGeom prst="rect">
                      <a:avLst/>
                    </a:prstGeom>
                  </pic:spPr>
                </pic:pic>
              </a:graphicData>
            </a:graphic>
          </wp:inline>
        </w:drawing>
      </w:r>
      <w:r w:rsidRPr="00BA6037">
        <w:rPr>
          <w:noProof/>
          <w:color w:val="000000" w:themeColor="text1"/>
        </w:rPr>
        <w:t xml:space="preserve"> </w:t>
      </w:r>
    </w:p>
    <w:p w14:paraId="4803823B" w14:textId="1DD9C7F2" w:rsidR="008C31FC" w:rsidRPr="00BA6037" w:rsidRDefault="00475268" w:rsidP="00BA6037">
      <w:pPr>
        <w:pStyle w:val="Caption"/>
        <w:rPr>
          <w:i w:val="0"/>
          <w:iCs w:val="0"/>
          <w:sz w:val="24"/>
          <w:szCs w:val="24"/>
          <w:lang w:val="en-US"/>
        </w:rPr>
      </w:pPr>
      <w:bookmarkStart w:id="103" w:name="_Toc229425051"/>
      <w:r w:rsidRPr="00BA6037">
        <w:t xml:space="preserve">Figure </w:t>
      </w:r>
      <w:fldSimple w:instr=" SEQ Figure \* ARABIC ">
        <w:r w:rsidR="007A5087">
          <w:rPr>
            <w:noProof/>
          </w:rPr>
          <w:t>13</w:t>
        </w:r>
      </w:fldSimple>
      <w:r w:rsidRPr="00BA6037">
        <w:rPr>
          <w:lang w:val="en-US"/>
        </w:rPr>
        <w:t>: Queue Time Distribution at Shared Taps</w:t>
      </w:r>
      <w:bookmarkEnd w:id="103"/>
    </w:p>
    <w:p w14:paraId="2864551B" w14:textId="77777777" w:rsidR="00050F5E" w:rsidRPr="00BA6037" w:rsidRDefault="00050F5E" w:rsidP="00BA6037">
      <w:pPr>
        <w:spacing w:before="40" w:after="120" w:line="360" w:lineRule="auto"/>
        <w:jc w:val="center"/>
        <w:rPr>
          <w:color w:val="000000" w:themeColor="text1"/>
          <w:lang w:val="en-US"/>
        </w:rPr>
      </w:pPr>
    </w:p>
    <w:p w14:paraId="49A7F670" w14:textId="718E1262" w:rsidR="008C31FC" w:rsidRPr="00BA6037" w:rsidRDefault="00EC782C" w:rsidP="00BA6037">
      <w:pPr>
        <w:spacing w:before="80" w:after="80" w:line="360" w:lineRule="auto"/>
        <w:ind w:firstLine="720"/>
        <w:jc w:val="both"/>
        <w:rPr>
          <w:color w:val="000000" w:themeColor="text1"/>
        </w:rPr>
      </w:pPr>
      <w:r w:rsidRPr="00BA6037">
        <w:rPr>
          <w:color w:val="000000" w:themeColor="text1"/>
        </w:rPr>
        <w:t>Figure 7 presents the average queue time broken down by province, revealing significant geographical disparities. Certain provinces consistently record higher average waiting times, pointing to areas where additional shared taps or maintenance interventions are most urgently needed.</w:t>
      </w:r>
    </w:p>
    <w:p w14:paraId="594A2CD6" w14:textId="2A2ACDA5" w:rsidR="00475268" w:rsidRPr="00BA6037" w:rsidRDefault="00E75D61"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rPr>
        <w:lastRenderedPageBreak/>
        <w:drawing>
          <wp:inline distT="0" distB="0" distL="0" distR="0" wp14:anchorId="09CF70D4" wp14:editId="76282E2F">
            <wp:extent cx="5502910" cy="3699510"/>
            <wp:effectExtent l="0" t="0" r="2540" b="0"/>
            <wp:docPr id="213423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35848" name=""/>
                    <pic:cNvPicPr/>
                  </pic:nvPicPr>
                  <pic:blipFill>
                    <a:blip r:embed="rId27"/>
                    <a:stretch>
                      <a:fillRect/>
                    </a:stretch>
                  </pic:blipFill>
                  <pic:spPr>
                    <a:xfrm>
                      <a:off x="0" y="0"/>
                      <a:ext cx="5502910" cy="3699510"/>
                    </a:xfrm>
                    <a:prstGeom prst="rect">
                      <a:avLst/>
                    </a:prstGeom>
                  </pic:spPr>
                </pic:pic>
              </a:graphicData>
            </a:graphic>
          </wp:inline>
        </w:drawing>
      </w:r>
      <w:r w:rsidRPr="00BA6037">
        <w:rPr>
          <w:noProof/>
          <w:color w:val="000000" w:themeColor="text1"/>
        </w:rPr>
        <w:t xml:space="preserve"> </w:t>
      </w:r>
    </w:p>
    <w:p w14:paraId="3994968B" w14:textId="0392DEB6" w:rsidR="008C31FC" w:rsidRPr="00BA6037" w:rsidRDefault="00475268" w:rsidP="00BA6037">
      <w:pPr>
        <w:pStyle w:val="Caption"/>
        <w:rPr>
          <w:lang w:val="en-US"/>
        </w:rPr>
      </w:pPr>
      <w:bookmarkStart w:id="104" w:name="_Toc229425052"/>
      <w:r w:rsidRPr="00BA6037">
        <w:t xml:space="preserve">Figure </w:t>
      </w:r>
      <w:fldSimple w:instr=" SEQ Figure \* ARABIC ">
        <w:r w:rsidR="007A5087">
          <w:rPr>
            <w:noProof/>
          </w:rPr>
          <w:t>14</w:t>
        </w:r>
      </w:fldSimple>
      <w:r w:rsidRPr="00BA6037">
        <w:rPr>
          <w:lang w:val="en-US"/>
        </w:rPr>
        <w:t>: Average Queue Time by Province</w:t>
      </w:r>
      <w:bookmarkEnd w:id="104"/>
    </w:p>
    <w:p w14:paraId="644198A9" w14:textId="77777777" w:rsidR="00475268" w:rsidRPr="00BA6037" w:rsidRDefault="00475268" w:rsidP="00BA6037">
      <w:pPr>
        <w:spacing w:line="360" w:lineRule="auto"/>
        <w:rPr>
          <w:color w:val="000000" w:themeColor="text1"/>
          <w:lang w:val="en-US"/>
        </w:rPr>
      </w:pPr>
    </w:p>
    <w:p w14:paraId="1460322F" w14:textId="77777777" w:rsidR="008C31FC" w:rsidRPr="00BA6037" w:rsidRDefault="00EC782C" w:rsidP="00BA6037">
      <w:pPr>
        <w:pStyle w:val="Heading3"/>
        <w:spacing w:line="360" w:lineRule="auto"/>
      </w:pPr>
      <w:bookmarkStart w:id="105" w:name="_Toc229650876"/>
      <w:r w:rsidRPr="00BA6037">
        <w:t>4.2.3 Objective Three: To Develop Predictive Models Capable of Estimating the Likelihood of Water Point Failure</w:t>
      </w:r>
      <w:bookmarkEnd w:id="105"/>
    </w:p>
    <w:p w14:paraId="4971E6D4"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third objective involved the development of a machine learning model to predict the probability of water point failure. A Random Forest Classifier was selected for this purpose, as documented in Chapter Three. The model was trained on five input features: water source type, number of people served, queue time, subjective quality score, and location type (urban or rural).</w:t>
      </w:r>
    </w:p>
    <w:p w14:paraId="31B11DDF" w14:textId="6E08E8D1" w:rsidR="008C31FC" w:rsidRPr="00BA6037" w:rsidRDefault="00EC782C" w:rsidP="00BA6037">
      <w:pPr>
        <w:spacing w:before="80" w:after="80" w:line="360" w:lineRule="auto"/>
        <w:ind w:firstLine="720"/>
        <w:jc w:val="both"/>
        <w:rPr>
          <w:color w:val="000000" w:themeColor="text1"/>
        </w:rPr>
      </w:pPr>
      <w:r w:rsidRPr="00BA6037">
        <w:rPr>
          <w:color w:val="000000" w:themeColor="text1"/>
        </w:rPr>
        <w:t xml:space="preserve">The dataset was split into training (80%) and testing (20%) sets using stratified sampling to ensure that the class distribution was preserved across both sets. The model was trained on 48,117 records and evaluated on 12,029 records. The model achieved an overall accuracy of </w:t>
      </w:r>
      <w:r w:rsidR="006B2F31">
        <w:rPr>
          <w:color w:val="000000" w:themeColor="text1"/>
          <w:lang w:val="en-US"/>
        </w:rPr>
        <w:t>10</w:t>
      </w:r>
      <w:r w:rsidR="00A822DD">
        <w:rPr>
          <w:color w:val="000000" w:themeColor="text1"/>
          <w:lang w:val="en-US"/>
        </w:rPr>
        <w:t>0</w:t>
      </w:r>
      <w:r w:rsidRPr="00BA6037">
        <w:rPr>
          <w:color w:val="000000" w:themeColor="text1"/>
        </w:rPr>
        <w:t>%, demonstrating strong predictive capability across all three functionality classes.</w:t>
      </w:r>
    </w:p>
    <w:p w14:paraId="0AD86410" w14:textId="0524963E" w:rsidR="00FE39D9" w:rsidRPr="00BA6037" w:rsidRDefault="006B2F31" w:rsidP="00BA6037">
      <w:pPr>
        <w:spacing w:before="80" w:after="80" w:line="360" w:lineRule="auto"/>
        <w:ind w:firstLine="720"/>
        <w:jc w:val="both"/>
        <w:rPr>
          <w:color w:val="000000" w:themeColor="text1"/>
          <w:lang w:val="en-US"/>
        </w:rPr>
      </w:pPr>
      <w:r>
        <w:rPr>
          <w:color w:val="000000" w:themeColor="text1"/>
          <w:lang w:val="en-US"/>
        </w:rPr>
        <w:t>Figure 8</w:t>
      </w:r>
      <w:r w:rsidR="00EC782C" w:rsidRPr="00BA6037">
        <w:rPr>
          <w:color w:val="000000" w:themeColor="text1"/>
        </w:rPr>
        <w:t xml:space="preserve"> presents the full classification report, showing precision, recall, and F1-score for each class.</w:t>
      </w:r>
    </w:p>
    <w:p w14:paraId="157F07AF" w14:textId="77777777" w:rsidR="00475268" w:rsidRPr="00BA6037" w:rsidRDefault="00475268" w:rsidP="00BA6037">
      <w:pPr>
        <w:keepNext/>
        <w:spacing w:before="80" w:after="80" w:line="360" w:lineRule="auto"/>
        <w:ind w:firstLine="720"/>
        <w:jc w:val="both"/>
        <w:rPr>
          <w:color w:val="000000" w:themeColor="text1"/>
        </w:rPr>
      </w:pPr>
      <w:r w:rsidRPr="00BA6037">
        <w:rPr>
          <w:noProof/>
          <w:color w:val="000000" w:themeColor="text1"/>
        </w:rPr>
        <w:lastRenderedPageBreak/>
        <w:drawing>
          <wp:inline distT="0" distB="0" distL="0" distR="0" wp14:anchorId="09708AD5" wp14:editId="3B642E2C">
            <wp:extent cx="5502910" cy="2393315"/>
            <wp:effectExtent l="0" t="0" r="2540" b="6985"/>
            <wp:docPr id="148423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38972" name=""/>
                    <pic:cNvPicPr/>
                  </pic:nvPicPr>
                  <pic:blipFill>
                    <a:blip r:embed="rId28"/>
                    <a:stretch>
                      <a:fillRect/>
                    </a:stretch>
                  </pic:blipFill>
                  <pic:spPr>
                    <a:xfrm>
                      <a:off x="0" y="0"/>
                      <a:ext cx="5502910" cy="2393315"/>
                    </a:xfrm>
                    <a:prstGeom prst="rect">
                      <a:avLst/>
                    </a:prstGeom>
                  </pic:spPr>
                </pic:pic>
              </a:graphicData>
            </a:graphic>
          </wp:inline>
        </w:drawing>
      </w:r>
    </w:p>
    <w:p w14:paraId="62908B66" w14:textId="3C199A5D" w:rsidR="008C31FC" w:rsidRPr="00BA6037" w:rsidRDefault="00475268" w:rsidP="00BA6037">
      <w:pPr>
        <w:pStyle w:val="Caption"/>
      </w:pPr>
      <w:bookmarkStart w:id="106" w:name="_Toc229425053"/>
      <w:r w:rsidRPr="00BA6037">
        <w:t xml:space="preserve">Figure </w:t>
      </w:r>
      <w:fldSimple w:instr=" SEQ Figure \* ARABIC ">
        <w:r w:rsidR="007A5087">
          <w:rPr>
            <w:noProof/>
          </w:rPr>
          <w:t>15</w:t>
        </w:r>
      </w:fldSimple>
      <w:r w:rsidRPr="00BA6037">
        <w:rPr>
          <w:lang w:val="en-US"/>
        </w:rPr>
        <w:t>: Model Classification Report</w:t>
      </w:r>
      <w:bookmarkEnd w:id="106"/>
    </w:p>
    <w:p w14:paraId="4311047C" w14:textId="77777777" w:rsidR="00FE39D9" w:rsidRPr="00BA6037" w:rsidRDefault="00FE39D9" w:rsidP="00BA6037">
      <w:pPr>
        <w:spacing w:before="40" w:after="120" w:line="360" w:lineRule="auto"/>
        <w:jc w:val="center"/>
        <w:rPr>
          <w:color w:val="000000" w:themeColor="text1"/>
          <w:lang w:val="en-US"/>
        </w:rPr>
      </w:pPr>
    </w:p>
    <w:p w14:paraId="5E40A890" w14:textId="30F657DA" w:rsidR="008C31FC" w:rsidRPr="00BA6037" w:rsidRDefault="00EC782C" w:rsidP="00BA6037">
      <w:pPr>
        <w:spacing w:before="80" w:after="80" w:line="360" w:lineRule="auto"/>
        <w:ind w:firstLine="720"/>
        <w:jc w:val="both"/>
        <w:rPr>
          <w:color w:val="000000" w:themeColor="text1"/>
        </w:rPr>
      </w:pPr>
      <w:r w:rsidRPr="00BA6037">
        <w:rPr>
          <w:color w:val="000000" w:themeColor="text1"/>
        </w:rPr>
        <w:t>The confusion matrix presented in Figure 9 illustrates the distribution of correct and incorrect predictions across the three classes. The model performed particularly well in identifying non-functional water points, which is the most critical classification for maintenance prioritisation.</w:t>
      </w:r>
    </w:p>
    <w:p w14:paraId="18001AD3" w14:textId="77777777" w:rsidR="00475268" w:rsidRPr="00BA6037" w:rsidRDefault="007D45F5"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rPr>
        <w:drawing>
          <wp:inline distT="0" distB="0" distL="0" distR="0" wp14:anchorId="4F590349" wp14:editId="60AA9E84">
            <wp:extent cx="5502910" cy="4079240"/>
            <wp:effectExtent l="0" t="0" r="2540" b="0"/>
            <wp:docPr id="422310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0393" name="Picture 422310393"/>
                    <pic:cNvPicPr/>
                  </pic:nvPicPr>
                  <pic:blipFill>
                    <a:blip r:embed="rId29">
                      <a:extLst>
                        <a:ext uri="{28A0092B-C50C-407E-A947-70E740481C1C}">
                          <a14:useLocalDpi xmlns:a14="http://schemas.microsoft.com/office/drawing/2010/main" val="0"/>
                        </a:ext>
                      </a:extLst>
                    </a:blip>
                    <a:stretch>
                      <a:fillRect/>
                    </a:stretch>
                  </pic:blipFill>
                  <pic:spPr>
                    <a:xfrm>
                      <a:off x="0" y="0"/>
                      <a:ext cx="5502910" cy="4079240"/>
                    </a:xfrm>
                    <a:prstGeom prst="rect">
                      <a:avLst/>
                    </a:prstGeom>
                  </pic:spPr>
                </pic:pic>
              </a:graphicData>
            </a:graphic>
          </wp:inline>
        </w:drawing>
      </w:r>
    </w:p>
    <w:p w14:paraId="276F8AF2" w14:textId="695383A4" w:rsidR="008C31FC" w:rsidRPr="00BA6037" w:rsidRDefault="00475268" w:rsidP="00BA6037">
      <w:pPr>
        <w:pStyle w:val="Caption"/>
        <w:rPr>
          <w:i w:val="0"/>
          <w:iCs w:val="0"/>
          <w:sz w:val="24"/>
          <w:szCs w:val="24"/>
          <w:lang w:val="en-US"/>
        </w:rPr>
      </w:pPr>
      <w:bookmarkStart w:id="107" w:name="_Toc229425054"/>
      <w:r w:rsidRPr="00BA6037">
        <w:t xml:space="preserve">Figure </w:t>
      </w:r>
      <w:fldSimple w:instr=" SEQ Figure \* ARABIC ">
        <w:r w:rsidR="007A5087">
          <w:rPr>
            <w:noProof/>
          </w:rPr>
          <w:t>16</w:t>
        </w:r>
      </w:fldSimple>
      <w:r w:rsidRPr="00BA6037">
        <w:rPr>
          <w:lang w:val="en-US"/>
        </w:rPr>
        <w:t>: Confusion Matrix for Random Forest Classifier</w:t>
      </w:r>
      <w:bookmarkEnd w:id="107"/>
    </w:p>
    <w:p w14:paraId="6B8CDCCE" w14:textId="77777777" w:rsidR="0055194D" w:rsidRPr="00BA6037" w:rsidRDefault="0055194D" w:rsidP="00BA6037">
      <w:pPr>
        <w:spacing w:before="40" w:after="120" w:line="360" w:lineRule="auto"/>
        <w:jc w:val="center"/>
        <w:rPr>
          <w:color w:val="000000" w:themeColor="text1"/>
          <w:lang w:val="en-US"/>
        </w:rPr>
      </w:pPr>
    </w:p>
    <w:p w14:paraId="7D322F44" w14:textId="632684E2" w:rsidR="008C31FC" w:rsidRPr="00BA6037" w:rsidRDefault="00EC782C" w:rsidP="00BA6037">
      <w:pPr>
        <w:spacing w:before="80" w:after="80" w:line="360" w:lineRule="auto"/>
        <w:ind w:firstLine="720"/>
        <w:jc w:val="both"/>
        <w:rPr>
          <w:color w:val="000000" w:themeColor="text1"/>
        </w:rPr>
      </w:pPr>
      <w:r w:rsidRPr="00BA6037">
        <w:rPr>
          <w:color w:val="000000" w:themeColor="text1"/>
        </w:rPr>
        <w:t>Feature importance analysis, shown in Figure 10, revealed that water source type was the single most influential predictor of functionality status, followed by queue time and quality score. This finding is consistent with the theoretical framework presented in Chapter Two, which identified source type and maintenance history as primary drivers of rural water point failure.</w:t>
      </w:r>
    </w:p>
    <w:p w14:paraId="064E54A4" w14:textId="77777777" w:rsidR="00475268" w:rsidRPr="00BA6037" w:rsidRDefault="00C23D4A"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rPr>
        <w:drawing>
          <wp:inline distT="0" distB="0" distL="0" distR="0" wp14:anchorId="0600821A" wp14:editId="135F0F70">
            <wp:extent cx="5502910" cy="2713990"/>
            <wp:effectExtent l="0" t="0" r="2540" b="0"/>
            <wp:docPr id="1320021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21962" name="Picture 1320021962"/>
                    <pic:cNvPicPr/>
                  </pic:nvPicPr>
                  <pic:blipFill>
                    <a:blip r:embed="rId30">
                      <a:extLst>
                        <a:ext uri="{28A0092B-C50C-407E-A947-70E740481C1C}">
                          <a14:useLocalDpi xmlns:a14="http://schemas.microsoft.com/office/drawing/2010/main" val="0"/>
                        </a:ext>
                      </a:extLst>
                    </a:blip>
                    <a:stretch>
                      <a:fillRect/>
                    </a:stretch>
                  </pic:blipFill>
                  <pic:spPr>
                    <a:xfrm>
                      <a:off x="0" y="0"/>
                      <a:ext cx="5502910" cy="2713990"/>
                    </a:xfrm>
                    <a:prstGeom prst="rect">
                      <a:avLst/>
                    </a:prstGeom>
                  </pic:spPr>
                </pic:pic>
              </a:graphicData>
            </a:graphic>
          </wp:inline>
        </w:drawing>
      </w:r>
    </w:p>
    <w:p w14:paraId="4CD6189D" w14:textId="4B451986" w:rsidR="008C31FC" w:rsidRPr="00BA6037" w:rsidRDefault="00475268" w:rsidP="00BA6037">
      <w:pPr>
        <w:pStyle w:val="Caption"/>
        <w:rPr>
          <w:i w:val="0"/>
          <w:iCs w:val="0"/>
          <w:sz w:val="24"/>
          <w:szCs w:val="24"/>
          <w:lang w:val="en-US"/>
        </w:rPr>
      </w:pPr>
      <w:bookmarkStart w:id="108" w:name="_Toc229425055"/>
      <w:r w:rsidRPr="00BA6037">
        <w:t xml:space="preserve">Figure </w:t>
      </w:r>
      <w:fldSimple w:instr=" SEQ Figure \* ARABIC ">
        <w:r w:rsidR="007A5087">
          <w:rPr>
            <w:noProof/>
          </w:rPr>
          <w:t>17</w:t>
        </w:r>
      </w:fldSimple>
      <w:r w:rsidRPr="00BA6037">
        <w:rPr>
          <w:lang w:val="en-US"/>
        </w:rPr>
        <w:t>: Feature Importance Scores from Random Forest Model</w:t>
      </w:r>
      <w:bookmarkEnd w:id="108"/>
    </w:p>
    <w:p w14:paraId="7737E923" w14:textId="77777777" w:rsidR="00703C6D" w:rsidRPr="00BA6037" w:rsidRDefault="00703C6D" w:rsidP="00BA6037">
      <w:pPr>
        <w:spacing w:before="40" w:after="120" w:line="360" w:lineRule="auto"/>
        <w:jc w:val="center"/>
        <w:rPr>
          <w:color w:val="000000" w:themeColor="text1"/>
          <w:lang w:val="en-US"/>
        </w:rPr>
      </w:pPr>
    </w:p>
    <w:p w14:paraId="4C7B1581" w14:textId="77777777" w:rsidR="008C31FC" w:rsidRPr="00BA6037" w:rsidRDefault="00EC782C" w:rsidP="00BA6037">
      <w:pPr>
        <w:spacing w:before="80" w:after="80" w:line="360" w:lineRule="auto"/>
        <w:ind w:firstLine="720"/>
        <w:jc w:val="both"/>
        <w:rPr>
          <w:color w:val="000000" w:themeColor="text1"/>
          <w:lang w:val="en-US"/>
        </w:rPr>
      </w:pPr>
      <w:r w:rsidRPr="00BA6037">
        <w:rPr>
          <w:color w:val="000000" w:themeColor="text1"/>
        </w:rPr>
        <w:t>Using the trained model, a failure probability score was computed for every water point record in the dataset. Records were then classified into three risk tiers: Low Risk (0–33%), Medium Risk (33–66%), and High Risk (66–100%). These risk scores form the basis of the maintenance prioritisation recommendations presented in Chapter Five.</w:t>
      </w:r>
    </w:p>
    <w:p w14:paraId="125D41CB" w14:textId="77777777" w:rsidR="00475268" w:rsidRPr="00BA6037" w:rsidRDefault="00475268" w:rsidP="00BA6037">
      <w:pPr>
        <w:spacing w:before="80" w:after="80" w:line="360" w:lineRule="auto"/>
        <w:ind w:firstLine="720"/>
        <w:jc w:val="both"/>
        <w:rPr>
          <w:color w:val="000000" w:themeColor="text1"/>
          <w:lang w:val="en-US"/>
        </w:rPr>
      </w:pPr>
    </w:p>
    <w:p w14:paraId="28F4C0DE" w14:textId="77777777" w:rsidR="008C31FC" w:rsidRPr="00BA6037" w:rsidRDefault="00EC782C" w:rsidP="00BA6037">
      <w:pPr>
        <w:pStyle w:val="Heading3"/>
        <w:spacing w:line="360" w:lineRule="auto"/>
      </w:pPr>
      <w:bookmarkStart w:id="109" w:name="_Toc229650877"/>
      <w:r w:rsidRPr="00BA6037">
        <w:t>4.2.4 Objective Four: To Visualise Analytical Findings Using Dashboards and Charts that Support Decision Making by Stakeholders</w:t>
      </w:r>
      <w:bookmarkEnd w:id="109"/>
    </w:p>
    <w:p w14:paraId="5097D7AB"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fourth objective required that findings be presented through interactive visualisations accessible to non-technical stakeholders such as water authority managers and community leaders. This was achieved through two complementary platforms: a Power BI desktop dashboard and a web-based analytics application developed using Flask and Chart.js.</w:t>
      </w:r>
    </w:p>
    <w:p w14:paraId="6C399ED9" w14:textId="77777777" w:rsidR="008C31FC" w:rsidRPr="00BA6037" w:rsidRDefault="00EC782C" w:rsidP="00BA6037">
      <w:pPr>
        <w:pStyle w:val="Heading4"/>
        <w:spacing w:line="360" w:lineRule="auto"/>
      </w:pPr>
      <w:r w:rsidRPr="00BA6037">
        <w:rPr>
          <w:i/>
        </w:rPr>
        <w:lastRenderedPageBreak/>
        <w:t>4.2.4.1 System Login</w:t>
      </w:r>
    </w:p>
    <w:p w14:paraId="798FE1F7" w14:textId="5A21506F" w:rsidR="008C31FC" w:rsidRPr="00BA6037" w:rsidRDefault="00EC782C" w:rsidP="00BA6037">
      <w:pPr>
        <w:spacing w:before="80" w:after="80" w:line="360" w:lineRule="auto"/>
        <w:ind w:firstLine="720"/>
        <w:jc w:val="both"/>
        <w:rPr>
          <w:color w:val="000000" w:themeColor="text1"/>
        </w:rPr>
      </w:pPr>
      <w:r w:rsidRPr="00BA6037">
        <w:rPr>
          <w:color w:val="000000" w:themeColor="text1"/>
        </w:rPr>
        <w:t>The web application is secured with an administrator login panel to restrict access to the data management and model retraining functions. Figure 11 shows the admin login screen, which requires a password before granting access to the admin panel.</w:t>
      </w:r>
    </w:p>
    <w:p w14:paraId="1F310CEA" w14:textId="77777777" w:rsidR="00475268" w:rsidRPr="00BA6037" w:rsidRDefault="00E028BB"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lang w:val="en-US"/>
        </w:rPr>
        <w:drawing>
          <wp:inline distT="0" distB="0" distL="0" distR="0" wp14:anchorId="1228D42D" wp14:editId="1E76618B">
            <wp:extent cx="5502910" cy="2027555"/>
            <wp:effectExtent l="0" t="0" r="2540" b="0"/>
            <wp:docPr id="214301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14520" name=""/>
                    <pic:cNvPicPr/>
                  </pic:nvPicPr>
                  <pic:blipFill>
                    <a:blip r:embed="rId31"/>
                    <a:stretch>
                      <a:fillRect/>
                    </a:stretch>
                  </pic:blipFill>
                  <pic:spPr>
                    <a:xfrm>
                      <a:off x="0" y="0"/>
                      <a:ext cx="5502910" cy="2027555"/>
                    </a:xfrm>
                    <a:prstGeom prst="rect">
                      <a:avLst/>
                    </a:prstGeom>
                  </pic:spPr>
                </pic:pic>
              </a:graphicData>
            </a:graphic>
          </wp:inline>
        </w:drawing>
      </w:r>
    </w:p>
    <w:p w14:paraId="71CE6EFC" w14:textId="40F09C1C" w:rsidR="008C31FC" w:rsidRPr="00BA6037" w:rsidRDefault="00475268" w:rsidP="00BA6037">
      <w:pPr>
        <w:pStyle w:val="Caption"/>
        <w:rPr>
          <w:i w:val="0"/>
          <w:iCs w:val="0"/>
          <w:sz w:val="24"/>
          <w:szCs w:val="24"/>
          <w:lang w:val="en-US"/>
        </w:rPr>
      </w:pPr>
      <w:bookmarkStart w:id="110" w:name="_Toc229425056"/>
      <w:r w:rsidRPr="00BA6037">
        <w:t xml:space="preserve">Figure </w:t>
      </w:r>
      <w:fldSimple w:instr=" SEQ Figure \* ARABIC ">
        <w:r w:rsidR="007A5087">
          <w:rPr>
            <w:noProof/>
          </w:rPr>
          <w:t>18</w:t>
        </w:r>
      </w:fldSimple>
      <w:r w:rsidRPr="00BA6037">
        <w:rPr>
          <w:lang w:val="en-US"/>
        </w:rPr>
        <w:t>:  Administrator Login Screen</w:t>
      </w:r>
      <w:bookmarkEnd w:id="110"/>
    </w:p>
    <w:p w14:paraId="1FA03A24" w14:textId="77777777" w:rsidR="00E028BB" w:rsidRPr="00BA6037" w:rsidRDefault="00E028BB" w:rsidP="00BA6037">
      <w:pPr>
        <w:spacing w:before="40" w:after="120" w:line="360" w:lineRule="auto"/>
        <w:jc w:val="center"/>
        <w:rPr>
          <w:color w:val="000000" w:themeColor="text1"/>
          <w:lang w:val="en-US"/>
        </w:rPr>
      </w:pPr>
    </w:p>
    <w:p w14:paraId="1784A5E5" w14:textId="77777777" w:rsidR="008C31FC" w:rsidRPr="00BA6037" w:rsidRDefault="00EC782C" w:rsidP="00BA6037">
      <w:pPr>
        <w:pStyle w:val="Heading4"/>
        <w:spacing w:line="360" w:lineRule="auto"/>
      </w:pPr>
      <w:r w:rsidRPr="00BA6037">
        <w:rPr>
          <w:i/>
        </w:rPr>
        <w:t>4.2.4.2 Main Analytics Dashboard</w:t>
      </w:r>
    </w:p>
    <w:p w14:paraId="56DD0ED8" w14:textId="5AA38FC4" w:rsidR="008C31FC" w:rsidRPr="00BA6037" w:rsidRDefault="00EC782C" w:rsidP="00BA6037">
      <w:pPr>
        <w:spacing w:before="80" w:after="80" w:line="360" w:lineRule="auto"/>
        <w:ind w:firstLine="720"/>
        <w:jc w:val="both"/>
        <w:rPr>
          <w:color w:val="000000" w:themeColor="text1"/>
          <w:lang w:val="en-US"/>
        </w:rPr>
      </w:pPr>
      <w:r w:rsidRPr="00BA6037">
        <w:rPr>
          <w:color w:val="000000" w:themeColor="text1"/>
        </w:rPr>
        <w:t>The main dashboard, shown in Figure 12, presents six key performance indicator cards at the top of the page displaying total records, functional count, non-functional count, partially functional count, average queue time, and total people served. Users can filter all visualisations simultaneously by province, month, and hour of day using the dropdown selectors at the top of the page.</w:t>
      </w:r>
    </w:p>
    <w:p w14:paraId="46A537F7" w14:textId="77777777" w:rsidR="00D77455" w:rsidRPr="00BA6037" w:rsidRDefault="009F7CAD" w:rsidP="00BA6037">
      <w:pPr>
        <w:keepNext/>
        <w:spacing w:before="40" w:after="120" w:line="360" w:lineRule="auto"/>
        <w:rPr>
          <w:color w:val="000000" w:themeColor="text1"/>
        </w:rPr>
      </w:pPr>
      <w:r w:rsidRPr="00BA6037">
        <w:rPr>
          <w:i/>
          <w:iCs/>
          <w:noProof/>
          <w:color w:val="000000" w:themeColor="text1"/>
          <w:sz w:val="20"/>
          <w:szCs w:val="20"/>
          <w:lang w:val="en-US"/>
        </w:rPr>
        <w:drawing>
          <wp:inline distT="0" distB="0" distL="0" distR="0" wp14:anchorId="24186F36" wp14:editId="74D4E642">
            <wp:extent cx="5502910" cy="2658110"/>
            <wp:effectExtent l="0" t="0" r="2540" b="8890"/>
            <wp:docPr id="15150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949" name=""/>
                    <pic:cNvPicPr/>
                  </pic:nvPicPr>
                  <pic:blipFill>
                    <a:blip r:embed="rId32"/>
                    <a:stretch>
                      <a:fillRect/>
                    </a:stretch>
                  </pic:blipFill>
                  <pic:spPr>
                    <a:xfrm>
                      <a:off x="0" y="0"/>
                      <a:ext cx="5502910" cy="2658110"/>
                    </a:xfrm>
                    <a:prstGeom prst="rect">
                      <a:avLst/>
                    </a:prstGeom>
                  </pic:spPr>
                </pic:pic>
              </a:graphicData>
            </a:graphic>
          </wp:inline>
        </w:drawing>
      </w:r>
    </w:p>
    <w:p w14:paraId="08B0AA67" w14:textId="4336D6C7" w:rsidR="008C31FC" w:rsidRPr="00BA6037" w:rsidRDefault="00D77455" w:rsidP="00BA6037">
      <w:pPr>
        <w:pStyle w:val="Caption"/>
        <w:rPr>
          <w:i w:val="0"/>
          <w:iCs w:val="0"/>
          <w:sz w:val="20"/>
          <w:szCs w:val="20"/>
          <w:lang w:val="en-US"/>
        </w:rPr>
      </w:pPr>
      <w:bookmarkStart w:id="111" w:name="_Toc229425057"/>
      <w:r w:rsidRPr="00BA6037">
        <w:t xml:space="preserve">Figure </w:t>
      </w:r>
      <w:fldSimple w:instr=" SEQ Figure \* ARABIC ">
        <w:r w:rsidR="007A5087">
          <w:rPr>
            <w:noProof/>
          </w:rPr>
          <w:t>19</w:t>
        </w:r>
      </w:fldSimple>
      <w:r w:rsidRPr="00BA6037">
        <w:rPr>
          <w:lang w:val="en-US"/>
        </w:rPr>
        <w:t>: Main Analytics Dashboard with KPI Cards and Filters</w:t>
      </w:r>
      <w:bookmarkEnd w:id="111"/>
    </w:p>
    <w:p w14:paraId="21856AB6" w14:textId="77777777" w:rsidR="00C466EE" w:rsidRPr="00BA6037" w:rsidRDefault="00C466EE" w:rsidP="00BA6037">
      <w:pPr>
        <w:spacing w:before="40" w:after="120" w:line="360" w:lineRule="auto"/>
        <w:jc w:val="center"/>
        <w:rPr>
          <w:color w:val="000000" w:themeColor="text1"/>
          <w:lang w:val="en-US"/>
        </w:rPr>
      </w:pPr>
    </w:p>
    <w:p w14:paraId="7C85E424" w14:textId="3AFD66B3" w:rsidR="008C31FC" w:rsidRPr="00BA6037" w:rsidRDefault="00EC782C" w:rsidP="00BA6037">
      <w:pPr>
        <w:pStyle w:val="Heading4"/>
        <w:spacing w:line="360" w:lineRule="auto"/>
        <w:rPr>
          <w:lang w:val="en-US"/>
        </w:rPr>
      </w:pPr>
      <w:r w:rsidRPr="00BA6037">
        <w:rPr>
          <w:i/>
        </w:rPr>
        <w:t>4.2.4.3 Interactive Charts</w:t>
      </w:r>
      <w:r w:rsidR="00E0018F" w:rsidRPr="00BA6037">
        <w:rPr>
          <w:i/>
          <w:lang w:val="en-US"/>
        </w:rPr>
        <w:t>feat</w:t>
      </w:r>
    </w:p>
    <w:p w14:paraId="378E3828" w14:textId="49AA04E6" w:rsidR="008C31FC" w:rsidRPr="00BA6037" w:rsidRDefault="00EC782C" w:rsidP="00BA6037">
      <w:pPr>
        <w:spacing w:before="80" w:after="80" w:line="360" w:lineRule="auto"/>
        <w:ind w:firstLine="720"/>
        <w:jc w:val="both"/>
        <w:rPr>
          <w:color w:val="000000" w:themeColor="text1"/>
        </w:rPr>
      </w:pPr>
      <w:r w:rsidRPr="00BA6037">
        <w:rPr>
          <w:color w:val="000000" w:themeColor="text1"/>
        </w:rPr>
        <w:t>The dashboard includes five interactive charts that update in real time when filters are applied. Figure 13 shows the water point status doughnut chart and source type bar chart side by side. Figure 14 shows the queue time by hour of day line chart, which allows stakeholders to identify peak congestion periods throughout the day.</w:t>
      </w:r>
    </w:p>
    <w:p w14:paraId="25B4DC0D" w14:textId="77777777" w:rsidR="006700A4" w:rsidRPr="00BA6037" w:rsidRDefault="006700A4" w:rsidP="00BA6037">
      <w:pPr>
        <w:spacing w:before="40" w:after="120" w:line="360" w:lineRule="auto"/>
        <w:jc w:val="center"/>
        <w:rPr>
          <w:i/>
          <w:iCs/>
          <w:color w:val="000000" w:themeColor="text1"/>
          <w:sz w:val="22"/>
          <w:szCs w:val="22"/>
          <w:lang w:val="en-US"/>
        </w:rPr>
      </w:pPr>
    </w:p>
    <w:p w14:paraId="5BE47A08" w14:textId="77777777" w:rsidR="00D77455" w:rsidRPr="00BA6037" w:rsidRDefault="00480237" w:rsidP="00BA6037">
      <w:pPr>
        <w:keepNext/>
        <w:spacing w:before="40" w:after="120" w:line="360" w:lineRule="auto"/>
        <w:jc w:val="center"/>
        <w:rPr>
          <w:color w:val="000000" w:themeColor="text1"/>
        </w:rPr>
      </w:pPr>
      <w:r w:rsidRPr="00BA6037">
        <w:rPr>
          <w:i/>
          <w:iCs/>
          <w:noProof/>
          <w:color w:val="000000" w:themeColor="text1"/>
          <w:sz w:val="22"/>
          <w:szCs w:val="22"/>
          <w:lang w:val="en-US"/>
        </w:rPr>
        <w:drawing>
          <wp:inline distT="0" distB="0" distL="0" distR="0" wp14:anchorId="7C500C53" wp14:editId="495BC282">
            <wp:extent cx="3885447" cy="3030029"/>
            <wp:effectExtent l="0" t="0" r="1270" b="0"/>
            <wp:docPr id="96632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22702" name=""/>
                    <pic:cNvPicPr/>
                  </pic:nvPicPr>
                  <pic:blipFill rotWithShape="1">
                    <a:blip r:embed="rId32"/>
                    <a:srcRect t="24269" r="74231" b="39718"/>
                    <a:stretch>
                      <a:fillRect/>
                    </a:stretch>
                  </pic:blipFill>
                  <pic:spPr bwMode="auto">
                    <a:xfrm>
                      <a:off x="0" y="0"/>
                      <a:ext cx="4029845" cy="3142637"/>
                    </a:xfrm>
                    <a:prstGeom prst="rect">
                      <a:avLst/>
                    </a:prstGeom>
                    <a:ln>
                      <a:noFill/>
                    </a:ln>
                    <a:extLst>
                      <a:ext uri="{53640926-AAD7-44D8-BBD7-CCE9431645EC}">
                        <a14:shadowObscured xmlns:a14="http://schemas.microsoft.com/office/drawing/2010/main"/>
                      </a:ext>
                    </a:extLst>
                  </pic:spPr>
                </pic:pic>
              </a:graphicData>
            </a:graphic>
          </wp:inline>
        </w:drawing>
      </w:r>
    </w:p>
    <w:p w14:paraId="23617A0C" w14:textId="74E3B829" w:rsidR="008C31FC" w:rsidRPr="00BA6037" w:rsidRDefault="00D77455" w:rsidP="00BA6037">
      <w:pPr>
        <w:pStyle w:val="Caption"/>
        <w:rPr>
          <w:i w:val="0"/>
          <w:iCs w:val="0"/>
          <w:sz w:val="22"/>
          <w:szCs w:val="22"/>
          <w:lang w:val="en-US"/>
        </w:rPr>
      </w:pPr>
      <w:bookmarkStart w:id="112" w:name="_Toc229425058"/>
      <w:r w:rsidRPr="00BA6037">
        <w:t xml:space="preserve">Figure </w:t>
      </w:r>
      <w:fldSimple w:instr=" SEQ Figure \* ARABIC ">
        <w:r w:rsidR="007A5087">
          <w:rPr>
            <w:noProof/>
          </w:rPr>
          <w:t>20</w:t>
        </w:r>
      </w:fldSimple>
      <w:r w:rsidRPr="00BA6037">
        <w:rPr>
          <w:lang w:val="en-US"/>
        </w:rPr>
        <w:t>: Water Point Status and Source Type Charts</w:t>
      </w:r>
      <w:bookmarkEnd w:id="112"/>
    </w:p>
    <w:p w14:paraId="1010A578" w14:textId="77777777" w:rsidR="006700A4" w:rsidRPr="00BA6037" w:rsidRDefault="006700A4" w:rsidP="00BA6037">
      <w:pPr>
        <w:spacing w:before="40" w:after="120" w:line="360" w:lineRule="auto"/>
        <w:jc w:val="center"/>
        <w:rPr>
          <w:i/>
          <w:iCs/>
          <w:color w:val="000000" w:themeColor="text1"/>
          <w:sz w:val="20"/>
          <w:szCs w:val="20"/>
          <w:lang w:val="en-US"/>
        </w:rPr>
      </w:pPr>
    </w:p>
    <w:p w14:paraId="1064D390" w14:textId="77777777" w:rsidR="006700A4" w:rsidRPr="00BA6037" w:rsidRDefault="006700A4" w:rsidP="00BA6037">
      <w:pPr>
        <w:spacing w:before="40" w:after="120" w:line="360" w:lineRule="auto"/>
        <w:jc w:val="center"/>
        <w:rPr>
          <w:color w:val="000000" w:themeColor="text1"/>
          <w:lang w:val="en-US"/>
        </w:rPr>
      </w:pPr>
    </w:p>
    <w:p w14:paraId="7A1C5648" w14:textId="77777777" w:rsidR="00D77455" w:rsidRPr="00BA6037" w:rsidRDefault="006700A4" w:rsidP="00BA6037">
      <w:pPr>
        <w:keepNext/>
        <w:spacing w:before="40" w:after="120" w:line="360" w:lineRule="auto"/>
        <w:jc w:val="center"/>
        <w:rPr>
          <w:color w:val="000000" w:themeColor="text1"/>
        </w:rPr>
      </w:pPr>
      <w:r w:rsidRPr="00BA6037">
        <w:rPr>
          <w:noProof/>
          <w:color w:val="000000" w:themeColor="text1"/>
          <w:lang w:val="en-US"/>
        </w:rPr>
        <w:lastRenderedPageBreak/>
        <w:drawing>
          <wp:inline distT="0" distB="0" distL="0" distR="0" wp14:anchorId="6E7E8D13" wp14:editId="6C2BA349">
            <wp:extent cx="5228116" cy="2792242"/>
            <wp:effectExtent l="0" t="0" r="0" b="8255"/>
            <wp:docPr id="12585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7079" name=""/>
                    <pic:cNvPicPr/>
                  </pic:nvPicPr>
                  <pic:blipFill rotWithShape="1">
                    <a:blip r:embed="rId32"/>
                    <a:srcRect l="49469" t="23742" r="25805" b="39177"/>
                    <a:stretch>
                      <a:fillRect/>
                    </a:stretch>
                  </pic:blipFill>
                  <pic:spPr bwMode="auto">
                    <a:xfrm>
                      <a:off x="0" y="0"/>
                      <a:ext cx="5360468" cy="2862929"/>
                    </a:xfrm>
                    <a:prstGeom prst="rect">
                      <a:avLst/>
                    </a:prstGeom>
                    <a:ln>
                      <a:noFill/>
                    </a:ln>
                    <a:extLst>
                      <a:ext uri="{53640926-AAD7-44D8-BBD7-CCE9431645EC}">
                        <a14:shadowObscured xmlns:a14="http://schemas.microsoft.com/office/drawing/2010/main"/>
                      </a:ext>
                    </a:extLst>
                  </pic:spPr>
                </pic:pic>
              </a:graphicData>
            </a:graphic>
          </wp:inline>
        </w:drawing>
      </w:r>
    </w:p>
    <w:p w14:paraId="2D1FE79D" w14:textId="197B9383" w:rsidR="00D77455" w:rsidRPr="00BA6037" w:rsidRDefault="00D77455" w:rsidP="00BA6037">
      <w:pPr>
        <w:pStyle w:val="Caption"/>
        <w:rPr>
          <w:i w:val="0"/>
          <w:iCs w:val="0"/>
          <w:sz w:val="24"/>
          <w:szCs w:val="24"/>
          <w:lang w:val="en-US"/>
        </w:rPr>
      </w:pPr>
      <w:bookmarkStart w:id="113" w:name="_Toc229425059"/>
      <w:r w:rsidRPr="00BA6037">
        <w:t xml:space="preserve">Figure </w:t>
      </w:r>
      <w:fldSimple w:instr=" SEQ Figure \* ARABIC ">
        <w:r w:rsidR="007A5087">
          <w:rPr>
            <w:noProof/>
          </w:rPr>
          <w:t>21</w:t>
        </w:r>
      </w:fldSimple>
      <w:r w:rsidRPr="00BA6037">
        <w:rPr>
          <w:lang w:val="en-US"/>
        </w:rPr>
        <w:t>: Average Queue Time by Hour of Day</w:t>
      </w:r>
      <w:bookmarkEnd w:id="113"/>
    </w:p>
    <w:p w14:paraId="2C8844DF" w14:textId="77777777" w:rsidR="006700A4" w:rsidRPr="00BA6037" w:rsidRDefault="006700A4" w:rsidP="00BA6037">
      <w:pPr>
        <w:spacing w:before="40" w:after="120" w:line="360" w:lineRule="auto"/>
        <w:jc w:val="center"/>
        <w:rPr>
          <w:color w:val="000000" w:themeColor="text1"/>
          <w:lang w:val="en-US"/>
        </w:rPr>
      </w:pPr>
    </w:p>
    <w:p w14:paraId="3709F111"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Figure 4.15 presents the province comparison chart, which displays both the non-functional percentage and average queue time for each province on a dual-axis bar chart, enabling direct comparison across geographical areas.</w:t>
      </w:r>
    </w:p>
    <w:p w14:paraId="67F70CAD" w14:textId="77777777" w:rsidR="006700A4" w:rsidRPr="00BA6037" w:rsidRDefault="006700A4" w:rsidP="00BA6037">
      <w:pPr>
        <w:spacing w:before="40" w:after="120" w:line="360" w:lineRule="auto"/>
        <w:jc w:val="center"/>
        <w:rPr>
          <w:i/>
          <w:iCs/>
          <w:color w:val="000000" w:themeColor="text1"/>
          <w:sz w:val="22"/>
          <w:szCs w:val="22"/>
          <w:lang w:val="en-US"/>
        </w:rPr>
      </w:pPr>
    </w:p>
    <w:p w14:paraId="745EDF6E" w14:textId="77777777" w:rsidR="00D77455" w:rsidRPr="00BA6037" w:rsidRDefault="006700A4" w:rsidP="00BA6037">
      <w:pPr>
        <w:keepNext/>
        <w:spacing w:before="40" w:after="120" w:line="360" w:lineRule="auto"/>
        <w:jc w:val="center"/>
        <w:rPr>
          <w:color w:val="000000" w:themeColor="text1"/>
        </w:rPr>
      </w:pPr>
      <w:r w:rsidRPr="00BA6037">
        <w:rPr>
          <w:i/>
          <w:iCs/>
          <w:noProof/>
          <w:color w:val="000000" w:themeColor="text1"/>
          <w:sz w:val="22"/>
          <w:szCs w:val="22"/>
          <w:lang w:val="en-US"/>
        </w:rPr>
        <w:drawing>
          <wp:inline distT="0" distB="0" distL="0" distR="0" wp14:anchorId="677F0431" wp14:editId="5475D626">
            <wp:extent cx="4239671" cy="3090003"/>
            <wp:effectExtent l="0" t="0" r="8890" b="0"/>
            <wp:docPr id="63596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2457" name=""/>
                    <pic:cNvPicPr/>
                  </pic:nvPicPr>
                  <pic:blipFill rotWithShape="1">
                    <a:blip r:embed="rId32"/>
                    <a:srcRect l="74195" t="22139" b="38926"/>
                    <a:stretch>
                      <a:fillRect/>
                    </a:stretch>
                  </pic:blipFill>
                  <pic:spPr bwMode="auto">
                    <a:xfrm>
                      <a:off x="0" y="0"/>
                      <a:ext cx="4273550" cy="3114695"/>
                    </a:xfrm>
                    <a:prstGeom prst="rect">
                      <a:avLst/>
                    </a:prstGeom>
                    <a:ln>
                      <a:noFill/>
                    </a:ln>
                    <a:extLst>
                      <a:ext uri="{53640926-AAD7-44D8-BBD7-CCE9431645EC}">
                        <a14:shadowObscured xmlns:a14="http://schemas.microsoft.com/office/drawing/2010/main"/>
                      </a:ext>
                    </a:extLst>
                  </pic:spPr>
                </pic:pic>
              </a:graphicData>
            </a:graphic>
          </wp:inline>
        </w:drawing>
      </w:r>
    </w:p>
    <w:p w14:paraId="125CF678" w14:textId="6C02DFBA" w:rsidR="008C31FC" w:rsidRPr="00BA6037" w:rsidRDefault="00D77455" w:rsidP="00BA6037">
      <w:pPr>
        <w:pStyle w:val="Caption"/>
        <w:rPr>
          <w:i w:val="0"/>
          <w:iCs w:val="0"/>
          <w:sz w:val="22"/>
          <w:szCs w:val="22"/>
          <w:lang w:val="en-US"/>
        </w:rPr>
      </w:pPr>
      <w:bookmarkStart w:id="114" w:name="_Toc229425060"/>
      <w:r w:rsidRPr="00BA6037">
        <w:t xml:space="preserve">Figure </w:t>
      </w:r>
      <w:fldSimple w:instr=" SEQ Figure \* ARABIC ">
        <w:r w:rsidR="007A5087">
          <w:rPr>
            <w:noProof/>
          </w:rPr>
          <w:t>22</w:t>
        </w:r>
      </w:fldSimple>
      <w:r w:rsidRPr="00BA6037">
        <w:rPr>
          <w:lang w:val="en-US"/>
        </w:rPr>
        <w:t>: Province Comparison Chart (Non-Functional Rate and Queue Time)</w:t>
      </w:r>
      <w:bookmarkEnd w:id="114"/>
    </w:p>
    <w:p w14:paraId="2C5A415B" w14:textId="77777777" w:rsidR="006700A4" w:rsidRPr="00BA6037" w:rsidRDefault="006700A4" w:rsidP="00BA6037">
      <w:pPr>
        <w:spacing w:before="40" w:after="120" w:line="360" w:lineRule="auto"/>
        <w:jc w:val="center"/>
        <w:rPr>
          <w:color w:val="000000" w:themeColor="text1"/>
          <w:lang w:val="en-US"/>
        </w:rPr>
      </w:pPr>
    </w:p>
    <w:p w14:paraId="136813BE" w14:textId="77777777" w:rsidR="008C31FC" w:rsidRPr="00BA6037" w:rsidRDefault="00EC782C" w:rsidP="00BA6037">
      <w:pPr>
        <w:pStyle w:val="Heading4"/>
        <w:spacing w:line="360" w:lineRule="auto"/>
      </w:pPr>
      <w:r w:rsidRPr="00BA6037">
        <w:rPr>
          <w:i/>
        </w:rPr>
        <w:lastRenderedPageBreak/>
        <w:t>4.2.4.4 Risk Prediction Interface</w:t>
      </w:r>
    </w:p>
    <w:p w14:paraId="1ACA11B4" w14:textId="17A62ADB" w:rsidR="008C31FC" w:rsidRPr="00BA6037" w:rsidRDefault="00EC782C" w:rsidP="00BA6037">
      <w:pPr>
        <w:spacing w:before="80" w:after="80" w:line="360" w:lineRule="auto"/>
        <w:ind w:firstLine="720"/>
        <w:jc w:val="both"/>
        <w:rPr>
          <w:color w:val="000000" w:themeColor="text1"/>
        </w:rPr>
      </w:pPr>
      <w:r w:rsidRPr="00BA6037">
        <w:rPr>
          <w:color w:val="000000" w:themeColor="text1"/>
        </w:rPr>
        <w:t>The Risk Predictor page, shown in Figure 16, provides an interactive form through which users can input the characteristics of any water point and receive an instant failure probability score generated by the trained Random Forest model via the Flask API. The result is displayed as a percentage with a colour-coded risk badge (green for low risk, amber for medium, red for high) and a horizontal bar chart showing the probability distribution across all three functionality classes.</w:t>
      </w:r>
    </w:p>
    <w:p w14:paraId="6738242A" w14:textId="77777777" w:rsidR="00D77455" w:rsidRPr="00BA6037" w:rsidRDefault="00DA620B"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noProof/>
          <w:color w:val="000000" w:themeColor="text1"/>
          <w:lang w:val="en-US"/>
        </w:rPr>
        <w:drawing>
          <wp:inline distT="0" distB="0" distL="0" distR="0" wp14:anchorId="030C2DEB" wp14:editId="054A46D9">
            <wp:extent cx="5502910" cy="2085975"/>
            <wp:effectExtent l="0" t="0" r="2540" b="9525"/>
            <wp:docPr id="109219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6982" name=""/>
                    <pic:cNvPicPr/>
                  </pic:nvPicPr>
                  <pic:blipFill>
                    <a:blip r:embed="rId33"/>
                    <a:stretch>
                      <a:fillRect/>
                    </a:stretch>
                  </pic:blipFill>
                  <pic:spPr>
                    <a:xfrm>
                      <a:off x="0" y="0"/>
                      <a:ext cx="5502910" cy="2085975"/>
                    </a:xfrm>
                    <a:prstGeom prst="rect">
                      <a:avLst/>
                    </a:prstGeom>
                  </pic:spPr>
                </pic:pic>
              </a:graphicData>
            </a:graphic>
          </wp:inline>
        </w:drawing>
      </w:r>
    </w:p>
    <w:p w14:paraId="44C96EFF" w14:textId="469400A9" w:rsidR="008C31FC" w:rsidRPr="00BA6037" w:rsidRDefault="00D77455" w:rsidP="00BA6037">
      <w:pPr>
        <w:pStyle w:val="Caption"/>
      </w:pPr>
      <w:bookmarkStart w:id="115" w:name="_Toc229425061"/>
      <w:r w:rsidRPr="00BA6037">
        <w:t xml:space="preserve">Figure </w:t>
      </w:r>
      <w:fldSimple w:instr=" SEQ Figure \* ARABIC ">
        <w:r w:rsidR="007A5087">
          <w:rPr>
            <w:noProof/>
          </w:rPr>
          <w:t>23</w:t>
        </w:r>
      </w:fldSimple>
      <w:r w:rsidRPr="00BA6037">
        <w:rPr>
          <w:lang w:val="en-US"/>
        </w:rPr>
        <w:t>: Water Point Risk Prediction Interface</w:t>
      </w:r>
      <w:bookmarkEnd w:id="115"/>
      <w:r w:rsidR="00DA620B" w:rsidRPr="00BA6037">
        <w:rPr>
          <w:lang w:val="en-US"/>
        </w:rPr>
        <w:t xml:space="preserve"> </w:t>
      </w:r>
      <w:r w:rsidR="007A1A3B" w:rsidRPr="00BA6037">
        <w:rPr>
          <w:lang w:val="en-US"/>
        </w:rPr>
        <w:t xml:space="preserve"> </w:t>
      </w:r>
    </w:p>
    <w:p w14:paraId="1492858E" w14:textId="77777777" w:rsidR="00EA6B2E" w:rsidRPr="00BA6037" w:rsidRDefault="00EA6B2E" w:rsidP="00BA6037">
      <w:pPr>
        <w:spacing w:before="40" w:after="120" w:line="360" w:lineRule="auto"/>
        <w:jc w:val="center"/>
        <w:rPr>
          <w:color w:val="000000" w:themeColor="text1"/>
          <w:lang w:val="en-US"/>
        </w:rPr>
      </w:pPr>
    </w:p>
    <w:p w14:paraId="7EB4183B" w14:textId="77777777" w:rsidR="008C31FC" w:rsidRPr="00BA6037" w:rsidRDefault="00EC782C" w:rsidP="00BA6037">
      <w:pPr>
        <w:pStyle w:val="Heading4"/>
        <w:spacing w:line="360" w:lineRule="auto"/>
      </w:pPr>
      <w:r w:rsidRPr="00BA6037">
        <w:rPr>
          <w:i/>
        </w:rPr>
        <w:t>4.2.4.5 Admin Panel and Data Validation</w:t>
      </w:r>
    </w:p>
    <w:p w14:paraId="293946AD" w14:textId="5BB7704C" w:rsidR="00462E49" w:rsidRPr="00BA6037" w:rsidRDefault="00EC782C" w:rsidP="00BA6037">
      <w:pPr>
        <w:spacing w:before="80" w:after="80" w:line="360" w:lineRule="auto"/>
        <w:ind w:firstLine="720"/>
        <w:jc w:val="both"/>
        <w:rPr>
          <w:color w:val="000000" w:themeColor="text1"/>
          <w:lang w:val="en-US"/>
        </w:rPr>
      </w:pPr>
      <w:r w:rsidRPr="00BA6037">
        <w:rPr>
          <w:color w:val="000000" w:themeColor="text1"/>
        </w:rPr>
        <w:t xml:space="preserve">The admin panel, shown in Figure 17, provides authorised users with the ability to view dataset health statistics, </w:t>
      </w:r>
      <w:r w:rsidR="005E70DC">
        <w:rPr>
          <w:color w:val="000000" w:themeColor="text1"/>
          <w:lang w:val="en-US"/>
        </w:rPr>
        <w:t xml:space="preserve">Figure 18 shows </w:t>
      </w:r>
      <w:r w:rsidR="00217BD0">
        <w:rPr>
          <w:color w:val="000000" w:themeColor="text1"/>
          <w:lang w:val="en-US"/>
        </w:rPr>
        <w:t xml:space="preserve">the panel to </w:t>
      </w:r>
      <w:r w:rsidRPr="00BA6037">
        <w:rPr>
          <w:color w:val="000000" w:themeColor="text1"/>
        </w:rPr>
        <w:t>upload a new CSV dataset to replace the current data, and</w:t>
      </w:r>
      <w:r w:rsidR="00217BD0">
        <w:rPr>
          <w:color w:val="000000" w:themeColor="text1"/>
          <w:lang w:val="en-US"/>
        </w:rPr>
        <w:t xml:space="preserve"> Figure 19 shows a</w:t>
      </w:r>
      <w:r w:rsidRPr="00BA6037">
        <w:rPr>
          <w:color w:val="000000" w:themeColor="text1"/>
        </w:rPr>
        <w:t xml:space="preserve"> trigger </w:t>
      </w:r>
      <w:r w:rsidR="00217BD0">
        <w:rPr>
          <w:color w:val="000000" w:themeColor="text1"/>
          <w:lang w:val="en-US"/>
        </w:rPr>
        <w:t>to</w:t>
      </w:r>
      <w:r w:rsidRPr="00BA6037">
        <w:rPr>
          <w:color w:val="000000" w:themeColor="text1"/>
        </w:rPr>
        <w:t xml:space="preserve"> retraining of the prediction model at the click of a button. The data health section displays key validation metrics including total row count, number and percentage of missing values per column, date range of the data, and number of unique provinces and water sources.</w:t>
      </w:r>
    </w:p>
    <w:p w14:paraId="65B14DF7" w14:textId="77777777" w:rsidR="00143BA0" w:rsidRPr="00BA6037" w:rsidRDefault="00143BA0" w:rsidP="00BA6037">
      <w:pPr>
        <w:spacing w:before="40" w:after="120" w:line="360" w:lineRule="auto"/>
        <w:jc w:val="center"/>
        <w:rPr>
          <w:i/>
          <w:iCs/>
          <w:noProof/>
          <w:color w:val="000000" w:themeColor="text1"/>
          <w:sz w:val="22"/>
          <w:szCs w:val="22"/>
          <w:lang w:val="en-US"/>
        </w:rPr>
      </w:pPr>
    </w:p>
    <w:p w14:paraId="4C65F92D" w14:textId="77777777" w:rsidR="00D77455" w:rsidRPr="00BA6037" w:rsidRDefault="00973492" w:rsidP="00BA6037">
      <w:pPr>
        <w:keepNext/>
        <w:spacing w:before="40" w:after="120" w:line="360" w:lineRule="auto"/>
        <w:jc w:val="center"/>
        <w:rPr>
          <w:color w:val="000000" w:themeColor="text1"/>
        </w:rPr>
      </w:pPr>
      <w:r w:rsidRPr="00BA6037">
        <w:rPr>
          <w:i/>
          <w:iCs/>
          <w:noProof/>
          <w:color w:val="000000" w:themeColor="text1"/>
          <w:sz w:val="22"/>
          <w:szCs w:val="22"/>
        </w:rPr>
        <w:lastRenderedPageBreak/>
        <w:drawing>
          <wp:inline distT="0" distB="0" distL="0" distR="0" wp14:anchorId="0A7C84D4" wp14:editId="14876B58">
            <wp:extent cx="5501086" cy="2192942"/>
            <wp:effectExtent l="0" t="0" r="4445" b="0"/>
            <wp:docPr id="144869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9373" name=""/>
                    <pic:cNvPicPr/>
                  </pic:nvPicPr>
                  <pic:blipFill rotWithShape="1">
                    <a:blip r:embed="rId34"/>
                    <a:srcRect b="42473"/>
                    <a:stretch>
                      <a:fillRect/>
                    </a:stretch>
                  </pic:blipFill>
                  <pic:spPr bwMode="auto">
                    <a:xfrm>
                      <a:off x="0" y="0"/>
                      <a:ext cx="5527284" cy="2203385"/>
                    </a:xfrm>
                    <a:prstGeom prst="rect">
                      <a:avLst/>
                    </a:prstGeom>
                    <a:ln>
                      <a:noFill/>
                    </a:ln>
                    <a:extLst>
                      <a:ext uri="{53640926-AAD7-44D8-BBD7-CCE9431645EC}">
                        <a14:shadowObscured xmlns:a14="http://schemas.microsoft.com/office/drawing/2010/main"/>
                      </a:ext>
                    </a:extLst>
                  </pic:spPr>
                </pic:pic>
              </a:graphicData>
            </a:graphic>
          </wp:inline>
        </w:drawing>
      </w:r>
    </w:p>
    <w:p w14:paraId="7F151E7E" w14:textId="49D623CD" w:rsidR="00D77455" w:rsidRPr="00BA6037" w:rsidRDefault="00D77455" w:rsidP="00BA6037">
      <w:pPr>
        <w:pStyle w:val="Caption"/>
      </w:pPr>
      <w:bookmarkStart w:id="116" w:name="_Toc229425062"/>
      <w:r w:rsidRPr="00BA6037">
        <w:t xml:space="preserve">Figure </w:t>
      </w:r>
      <w:fldSimple w:instr=" SEQ Figure \* ARABIC ">
        <w:r w:rsidR="007A5087">
          <w:rPr>
            <w:noProof/>
          </w:rPr>
          <w:t>24</w:t>
        </w:r>
      </w:fldSimple>
      <w:r w:rsidRPr="00BA6037">
        <w:t>: Admin Panel — Dataset Health Statistics</w:t>
      </w:r>
      <w:bookmarkEnd w:id="116"/>
    </w:p>
    <w:p w14:paraId="10F7CBEA" w14:textId="4AA238B3" w:rsidR="008C31FC" w:rsidRPr="00BA6037" w:rsidRDefault="002523AF" w:rsidP="00BA6037">
      <w:pPr>
        <w:spacing w:before="40" w:after="120" w:line="360" w:lineRule="auto"/>
        <w:jc w:val="center"/>
        <w:rPr>
          <w:i/>
          <w:iCs/>
          <w:color w:val="000000" w:themeColor="text1"/>
          <w:sz w:val="22"/>
          <w:szCs w:val="22"/>
          <w:lang w:val="en-US"/>
        </w:rPr>
      </w:pPr>
      <w:r w:rsidRPr="00BA6037">
        <w:rPr>
          <w:i/>
          <w:iCs/>
          <w:color w:val="000000" w:themeColor="text1"/>
          <w:sz w:val="22"/>
          <w:szCs w:val="22"/>
        </w:rPr>
        <w:t xml:space="preserve"> </w:t>
      </w:r>
    </w:p>
    <w:p w14:paraId="6108366D" w14:textId="77777777" w:rsidR="00614223" w:rsidRPr="00BA6037" w:rsidRDefault="00614223" w:rsidP="00BA6037">
      <w:pPr>
        <w:spacing w:before="40" w:after="120" w:line="360" w:lineRule="auto"/>
        <w:jc w:val="center"/>
        <w:rPr>
          <w:i/>
          <w:iCs/>
          <w:noProof/>
          <w:color w:val="000000" w:themeColor="text1"/>
          <w:sz w:val="22"/>
          <w:szCs w:val="22"/>
          <w:lang w:val="en-US"/>
        </w:rPr>
      </w:pPr>
    </w:p>
    <w:p w14:paraId="530E0B68" w14:textId="77777777" w:rsidR="00D77455" w:rsidRPr="00BA6037" w:rsidRDefault="00973492" w:rsidP="00BA6037">
      <w:pPr>
        <w:keepNext/>
        <w:spacing w:before="40" w:after="120" w:line="360" w:lineRule="auto"/>
        <w:jc w:val="center"/>
        <w:rPr>
          <w:color w:val="000000" w:themeColor="text1"/>
        </w:rPr>
      </w:pPr>
      <w:r w:rsidRPr="00BA6037">
        <w:rPr>
          <w:i/>
          <w:iCs/>
          <w:noProof/>
          <w:color w:val="000000" w:themeColor="text1"/>
          <w:sz w:val="22"/>
          <w:szCs w:val="22"/>
        </w:rPr>
        <w:drawing>
          <wp:inline distT="0" distB="0" distL="0" distR="0" wp14:anchorId="630608F0" wp14:editId="16DE8335">
            <wp:extent cx="3464194" cy="3050593"/>
            <wp:effectExtent l="0" t="0" r="3175" b="0"/>
            <wp:docPr id="102487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74326" name=""/>
                    <pic:cNvPicPr/>
                  </pic:nvPicPr>
                  <pic:blipFill rotWithShape="1">
                    <a:blip r:embed="rId34"/>
                    <a:srcRect l="28090" t="57016" r="49856" b="3559"/>
                    <a:stretch>
                      <a:fillRect/>
                    </a:stretch>
                  </pic:blipFill>
                  <pic:spPr bwMode="auto">
                    <a:xfrm>
                      <a:off x="0" y="0"/>
                      <a:ext cx="3481134" cy="3065511"/>
                    </a:xfrm>
                    <a:prstGeom prst="rect">
                      <a:avLst/>
                    </a:prstGeom>
                    <a:ln>
                      <a:noFill/>
                    </a:ln>
                    <a:extLst>
                      <a:ext uri="{53640926-AAD7-44D8-BBD7-CCE9431645EC}">
                        <a14:shadowObscured xmlns:a14="http://schemas.microsoft.com/office/drawing/2010/main"/>
                      </a:ext>
                    </a:extLst>
                  </pic:spPr>
                </pic:pic>
              </a:graphicData>
            </a:graphic>
          </wp:inline>
        </w:drawing>
      </w:r>
    </w:p>
    <w:p w14:paraId="00ECEF53" w14:textId="276E943F" w:rsidR="00CB7D0C" w:rsidRPr="00BA6037" w:rsidRDefault="00D77455" w:rsidP="00BA6037">
      <w:pPr>
        <w:pStyle w:val="Caption"/>
        <w:rPr>
          <w:lang w:val="en-US"/>
        </w:rPr>
      </w:pPr>
      <w:bookmarkStart w:id="117" w:name="_Toc229425063"/>
      <w:r w:rsidRPr="00BA6037">
        <w:t xml:space="preserve">Figure </w:t>
      </w:r>
      <w:fldSimple w:instr=" SEQ Figure \* ARABIC ">
        <w:r w:rsidR="007A5087">
          <w:rPr>
            <w:noProof/>
          </w:rPr>
          <w:t>25</w:t>
        </w:r>
      </w:fldSimple>
      <w:r w:rsidRPr="00BA6037">
        <w:t>: Admin Panel — Dataset Upload Interface</w:t>
      </w:r>
      <w:bookmarkEnd w:id="117"/>
    </w:p>
    <w:p w14:paraId="4CDD5FC3" w14:textId="77777777" w:rsidR="00F44A43" w:rsidRPr="00BA6037" w:rsidRDefault="00F44A43" w:rsidP="00BA6037">
      <w:pPr>
        <w:spacing w:before="40" w:after="120" w:line="360" w:lineRule="auto"/>
        <w:jc w:val="center"/>
        <w:rPr>
          <w:i/>
          <w:iCs/>
          <w:noProof/>
          <w:color w:val="000000" w:themeColor="text1"/>
          <w:sz w:val="22"/>
          <w:szCs w:val="22"/>
          <w:lang w:val="en-US"/>
        </w:rPr>
      </w:pPr>
    </w:p>
    <w:p w14:paraId="080CEBB0" w14:textId="77777777" w:rsidR="00D77455" w:rsidRPr="00BA6037" w:rsidRDefault="00973492" w:rsidP="00BA6037">
      <w:pPr>
        <w:keepNext/>
        <w:spacing w:before="40" w:after="120" w:line="360" w:lineRule="auto"/>
        <w:jc w:val="center"/>
        <w:rPr>
          <w:color w:val="000000" w:themeColor="text1"/>
        </w:rPr>
      </w:pPr>
      <w:r w:rsidRPr="00BA6037">
        <w:rPr>
          <w:i/>
          <w:iCs/>
          <w:noProof/>
          <w:color w:val="000000" w:themeColor="text1"/>
          <w:sz w:val="22"/>
          <w:szCs w:val="22"/>
        </w:rPr>
        <w:lastRenderedPageBreak/>
        <w:drawing>
          <wp:inline distT="0" distB="0" distL="0" distR="0" wp14:anchorId="3C6D79B4" wp14:editId="6FC5CCDE">
            <wp:extent cx="3833887" cy="2328910"/>
            <wp:effectExtent l="0" t="0" r="0" b="0"/>
            <wp:docPr id="90198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6395" name=""/>
                    <pic:cNvPicPr/>
                  </pic:nvPicPr>
                  <pic:blipFill rotWithShape="1">
                    <a:blip r:embed="rId34"/>
                    <a:srcRect l="50066" t="56105" r="27166"/>
                    <a:stretch>
                      <a:fillRect/>
                    </a:stretch>
                  </pic:blipFill>
                  <pic:spPr bwMode="auto">
                    <a:xfrm>
                      <a:off x="0" y="0"/>
                      <a:ext cx="3918022" cy="2380018"/>
                    </a:xfrm>
                    <a:prstGeom prst="rect">
                      <a:avLst/>
                    </a:prstGeom>
                    <a:ln>
                      <a:noFill/>
                    </a:ln>
                    <a:extLst>
                      <a:ext uri="{53640926-AAD7-44D8-BBD7-CCE9431645EC}">
                        <a14:shadowObscured xmlns:a14="http://schemas.microsoft.com/office/drawing/2010/main"/>
                      </a:ext>
                    </a:extLst>
                  </pic:spPr>
                </pic:pic>
              </a:graphicData>
            </a:graphic>
          </wp:inline>
        </w:drawing>
      </w:r>
    </w:p>
    <w:p w14:paraId="72BA6CF1" w14:textId="726A9058" w:rsidR="00D77455" w:rsidRPr="00BA6037" w:rsidRDefault="00D77455" w:rsidP="00BA6037">
      <w:pPr>
        <w:pStyle w:val="Caption"/>
      </w:pPr>
      <w:bookmarkStart w:id="118" w:name="_Toc229425064"/>
      <w:r w:rsidRPr="00BA6037">
        <w:t xml:space="preserve">Figure </w:t>
      </w:r>
      <w:fldSimple w:instr=" SEQ Figure \* ARABIC ">
        <w:r w:rsidR="007A5087">
          <w:rPr>
            <w:noProof/>
          </w:rPr>
          <w:t>26</w:t>
        </w:r>
      </w:fldSimple>
      <w:r w:rsidRPr="00BA6037">
        <w:t>: Admin Panel — Model Retraining Result</w:t>
      </w:r>
      <w:bookmarkEnd w:id="118"/>
    </w:p>
    <w:p w14:paraId="44DCF125" w14:textId="2C19C348" w:rsidR="002523AF" w:rsidRPr="00BA6037" w:rsidRDefault="002523AF" w:rsidP="00BA6037">
      <w:pPr>
        <w:spacing w:before="40" w:after="120" w:line="360" w:lineRule="auto"/>
        <w:jc w:val="center"/>
        <w:rPr>
          <w:i/>
          <w:iCs/>
          <w:color w:val="000000" w:themeColor="text1"/>
          <w:sz w:val="22"/>
          <w:szCs w:val="22"/>
          <w:lang w:val="en-US"/>
        </w:rPr>
      </w:pPr>
      <w:r w:rsidRPr="00BA6037">
        <w:rPr>
          <w:i/>
          <w:iCs/>
          <w:color w:val="000000" w:themeColor="text1"/>
          <w:sz w:val="22"/>
          <w:szCs w:val="22"/>
        </w:rPr>
        <w:t xml:space="preserve"> </w:t>
      </w:r>
    </w:p>
    <w:p w14:paraId="12394565" w14:textId="77777777" w:rsidR="008C31FC" w:rsidRPr="00BA6037" w:rsidRDefault="00EC782C" w:rsidP="00BA6037">
      <w:pPr>
        <w:pStyle w:val="Heading3"/>
        <w:spacing w:line="360" w:lineRule="auto"/>
      </w:pPr>
      <w:bookmarkStart w:id="119" w:name="_Toc229650878"/>
      <w:r w:rsidRPr="00BA6037">
        <w:t>4.2.5 Objective Five: To Clean, Analyse, Visualise and Model the Maji Mengi Water Access Data to Derive Key Insights for Community Leaders</w:t>
      </w:r>
      <w:bookmarkEnd w:id="119"/>
    </w:p>
    <w:p w14:paraId="3A27E7D8"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fifth and final specific objective required that the complete analytical pipeline from raw data to actionable insights be executed and documented in a form accessible to community leaders and local water authorities. This objective was addressed through the following outputs produced during the study.</w:t>
      </w:r>
    </w:p>
    <w:p w14:paraId="27F60D21"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First, the raw dataset comprising seven relational tables and 60,146 records was loaded from a MySQL database, joined into a single master DataFrame, and subjected to a systematic cleaning process. Missing values were identified and handled, invalid entries were flagged, and the dataset was validated against the data dictionary definitions provided with the Maji Ndogo dataset.</w:t>
      </w:r>
    </w:p>
    <w:p w14:paraId="256285A7" w14:textId="100F8B1E" w:rsidR="008C31FC" w:rsidRPr="00BA6037" w:rsidRDefault="00EC782C" w:rsidP="00BA6037">
      <w:pPr>
        <w:spacing w:before="80" w:after="80" w:line="360" w:lineRule="auto"/>
        <w:ind w:firstLine="720"/>
        <w:jc w:val="both"/>
        <w:rPr>
          <w:color w:val="000000" w:themeColor="text1"/>
        </w:rPr>
      </w:pPr>
      <w:r w:rsidRPr="00BA6037">
        <w:rPr>
          <w:color w:val="000000" w:themeColor="text1"/>
        </w:rPr>
        <w:t>Second, the cleaned master dataset was saved as a CSV file and exported to Power BI for the creation of an executive-level dashboard. Figure 20 shows the Power BI dashboard, which presents the same key metrics in a format suitable for offline reporting and presentation to government stakeholders.</w:t>
      </w:r>
    </w:p>
    <w:p w14:paraId="6AE2034E" w14:textId="77777777" w:rsidR="00D77455" w:rsidRPr="00BA6037" w:rsidRDefault="0036434E" w:rsidP="00BA6037">
      <w:pPr>
        <w:keepNext/>
        <w:pBdr>
          <w:top w:val="single" w:sz="6" w:space="0" w:color="999999"/>
          <w:left w:val="single" w:sz="6" w:space="0" w:color="999999"/>
          <w:bottom w:val="single" w:sz="6" w:space="0" w:color="999999"/>
          <w:right w:val="single" w:sz="6" w:space="0" w:color="999999"/>
        </w:pBdr>
        <w:spacing w:before="160" w:after="160" w:line="360" w:lineRule="auto"/>
        <w:rPr>
          <w:color w:val="000000" w:themeColor="text1"/>
        </w:rPr>
      </w:pPr>
      <w:r w:rsidRPr="00BA6037">
        <w:rPr>
          <w:noProof/>
          <w:color w:val="000000" w:themeColor="text1"/>
          <w:lang w:val="en-US"/>
        </w:rPr>
        <w:lastRenderedPageBreak/>
        <w:drawing>
          <wp:inline distT="0" distB="0" distL="0" distR="0" wp14:anchorId="285A188A" wp14:editId="4FE99619">
            <wp:extent cx="5502910" cy="3154680"/>
            <wp:effectExtent l="0" t="0" r="2540" b="7620"/>
            <wp:docPr id="18930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6991" name=""/>
                    <pic:cNvPicPr/>
                  </pic:nvPicPr>
                  <pic:blipFill>
                    <a:blip r:embed="rId35"/>
                    <a:stretch>
                      <a:fillRect/>
                    </a:stretch>
                  </pic:blipFill>
                  <pic:spPr>
                    <a:xfrm>
                      <a:off x="0" y="0"/>
                      <a:ext cx="5502910" cy="3154680"/>
                    </a:xfrm>
                    <a:prstGeom prst="rect">
                      <a:avLst/>
                    </a:prstGeom>
                  </pic:spPr>
                </pic:pic>
              </a:graphicData>
            </a:graphic>
          </wp:inline>
        </w:drawing>
      </w:r>
    </w:p>
    <w:p w14:paraId="6771E81F" w14:textId="74F31574" w:rsidR="008C31FC" w:rsidRPr="00BA6037" w:rsidRDefault="00D77455" w:rsidP="00BA6037">
      <w:pPr>
        <w:pStyle w:val="Caption"/>
        <w:rPr>
          <w:i w:val="0"/>
          <w:iCs w:val="0"/>
          <w:sz w:val="24"/>
          <w:szCs w:val="24"/>
          <w:lang w:val="en-US"/>
        </w:rPr>
      </w:pPr>
      <w:bookmarkStart w:id="120" w:name="_Toc229425065"/>
      <w:r w:rsidRPr="00BA6037">
        <w:t xml:space="preserve">Figure </w:t>
      </w:r>
      <w:fldSimple w:instr=" SEQ Figure \* ARABIC ">
        <w:r w:rsidR="007A5087">
          <w:rPr>
            <w:noProof/>
          </w:rPr>
          <w:t>27</w:t>
        </w:r>
      </w:fldSimple>
      <w:r w:rsidRPr="00BA6037">
        <w:t>: Power BI Analytics Dashboard</w:t>
      </w:r>
      <w:bookmarkEnd w:id="120"/>
    </w:p>
    <w:p w14:paraId="01374111" w14:textId="77777777" w:rsidR="0036434E" w:rsidRPr="00BA6037" w:rsidRDefault="0036434E" w:rsidP="00BA6037">
      <w:pPr>
        <w:spacing w:before="40" w:after="120" w:line="360" w:lineRule="auto"/>
        <w:jc w:val="center"/>
        <w:rPr>
          <w:color w:val="000000" w:themeColor="text1"/>
          <w:lang w:val="en-US"/>
        </w:rPr>
      </w:pPr>
    </w:p>
    <w:p w14:paraId="17E2E5F9" w14:textId="4BC6FCF2" w:rsidR="008C31FC" w:rsidRPr="00BA6037" w:rsidRDefault="00EC782C" w:rsidP="00BA6037">
      <w:pPr>
        <w:spacing w:before="80" w:after="80" w:line="360" w:lineRule="auto"/>
        <w:ind w:firstLine="720"/>
        <w:jc w:val="both"/>
        <w:rPr>
          <w:color w:val="000000" w:themeColor="text1"/>
          <w:lang w:val="en-US"/>
        </w:rPr>
      </w:pPr>
      <w:r w:rsidRPr="00BA6037">
        <w:rPr>
          <w:color w:val="000000" w:themeColor="text1"/>
        </w:rPr>
        <w:t>Third, the monthly trend analysis, presented in Figure 21, reveals temporal patterns in water point non-functionality rates and average queue times across the data collection period. These patterns provide community leaders with a basis for anticipating seasonal demand spikes and scheduling preventive maintenance accordingly.</w:t>
      </w:r>
    </w:p>
    <w:p w14:paraId="2354C120" w14:textId="77777777" w:rsidR="0036434E" w:rsidRPr="00BA6037" w:rsidRDefault="0036434E" w:rsidP="00BA6037">
      <w:pPr>
        <w:spacing w:before="80" w:after="80" w:line="360" w:lineRule="auto"/>
        <w:ind w:firstLine="720"/>
        <w:jc w:val="both"/>
        <w:rPr>
          <w:color w:val="000000" w:themeColor="text1"/>
          <w:lang w:val="en-US"/>
        </w:rPr>
      </w:pPr>
    </w:p>
    <w:p w14:paraId="5BF2036E" w14:textId="77777777" w:rsidR="00D77455" w:rsidRPr="00BA6037" w:rsidRDefault="0036434E"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rPr>
          <w:color w:val="000000" w:themeColor="text1"/>
        </w:rPr>
      </w:pPr>
      <w:r w:rsidRPr="00BA6037">
        <w:rPr>
          <w:i/>
          <w:iCs/>
          <w:noProof/>
          <w:color w:val="000000" w:themeColor="text1"/>
          <w:sz w:val="22"/>
          <w:szCs w:val="22"/>
          <w:lang w:val="en-US"/>
        </w:rPr>
        <w:drawing>
          <wp:inline distT="0" distB="0" distL="0" distR="0" wp14:anchorId="6944F4E5" wp14:editId="155B704C">
            <wp:extent cx="5736528" cy="2496769"/>
            <wp:effectExtent l="0" t="0" r="0" b="0"/>
            <wp:docPr id="2300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2457" name=""/>
                    <pic:cNvPicPr/>
                  </pic:nvPicPr>
                  <pic:blipFill rotWithShape="1">
                    <a:blip r:embed="rId32"/>
                    <a:srcRect l="824" t="59068" r="780" b="-506"/>
                    <a:stretch>
                      <a:fillRect/>
                    </a:stretch>
                  </pic:blipFill>
                  <pic:spPr bwMode="auto">
                    <a:xfrm>
                      <a:off x="0" y="0"/>
                      <a:ext cx="6295359" cy="2739995"/>
                    </a:xfrm>
                    <a:prstGeom prst="rect">
                      <a:avLst/>
                    </a:prstGeom>
                    <a:ln>
                      <a:noFill/>
                    </a:ln>
                    <a:extLst>
                      <a:ext uri="{53640926-AAD7-44D8-BBD7-CCE9431645EC}">
                        <a14:shadowObscured xmlns:a14="http://schemas.microsoft.com/office/drawing/2010/main"/>
                      </a:ext>
                    </a:extLst>
                  </pic:spPr>
                </pic:pic>
              </a:graphicData>
            </a:graphic>
          </wp:inline>
        </w:drawing>
      </w:r>
    </w:p>
    <w:p w14:paraId="0B997D3F" w14:textId="20E6575B" w:rsidR="008C31FC" w:rsidRPr="00BA6037" w:rsidRDefault="00D77455" w:rsidP="00BA6037">
      <w:pPr>
        <w:pStyle w:val="Caption"/>
        <w:rPr>
          <w:i w:val="0"/>
          <w:iCs w:val="0"/>
          <w:sz w:val="24"/>
          <w:szCs w:val="24"/>
          <w:lang w:val="en-US"/>
        </w:rPr>
      </w:pPr>
      <w:bookmarkStart w:id="121" w:name="_Toc229425066"/>
      <w:r w:rsidRPr="00BA6037">
        <w:t xml:space="preserve">Figure </w:t>
      </w:r>
      <w:fldSimple w:instr=" SEQ Figure \* ARABIC ">
        <w:r w:rsidR="007A5087">
          <w:rPr>
            <w:noProof/>
          </w:rPr>
          <w:t>28</w:t>
        </w:r>
      </w:fldSimple>
      <w:r w:rsidRPr="00BA6037">
        <w:t>: Monthly Trend in Non-Functional Rate and Average Queue Time</w:t>
      </w:r>
      <w:bookmarkEnd w:id="121"/>
    </w:p>
    <w:p w14:paraId="562EE863" w14:textId="77777777" w:rsidR="0036434E" w:rsidRPr="00BA6037" w:rsidRDefault="0036434E" w:rsidP="00BA6037">
      <w:pPr>
        <w:spacing w:before="40" w:after="120" w:line="360" w:lineRule="auto"/>
        <w:jc w:val="center"/>
        <w:rPr>
          <w:color w:val="000000" w:themeColor="text1"/>
          <w:lang w:val="en-US"/>
        </w:rPr>
      </w:pPr>
    </w:p>
    <w:p w14:paraId="1A6682BA"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lastRenderedPageBreak/>
        <w:t>Collectively, the five objectives were fully addressed through the analytical pipeline, confirming that a data-driven approach to water point management can generate meaningful, actionable insights from secondary structured data even in the absence of real-time sensor infrastructure.</w:t>
      </w:r>
    </w:p>
    <w:p w14:paraId="69B1CCD2" w14:textId="77777777" w:rsidR="008C31FC" w:rsidRPr="00BA6037" w:rsidRDefault="00EC782C" w:rsidP="00BA6037">
      <w:pPr>
        <w:pStyle w:val="Heading2"/>
      </w:pPr>
      <w:bookmarkStart w:id="122" w:name="_Toc229650879"/>
      <w:r w:rsidRPr="00BA6037">
        <w:t>4.3 Chapter Summary</w:t>
      </w:r>
      <w:bookmarkEnd w:id="122"/>
    </w:p>
    <w:p w14:paraId="650B776B"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This chapter presented the findings of the data analytics study on water point functionality and accessibility in the Maji Mengi region. The analysis of 60,146 water point records revealed that a significant proportion of water infrastructure is either non-functional or operating under severe demand pressure. Well contamination and excessive queue times at shared taps were identified as the primary drivers of non-functionality. The Random Forest predictive model demonstrated strong accuracy in classifying water point status and generating failure probability scores, with water source type and queue time emerging as the most influential predictors. Interactive dashboards developed using Flask, Chart.js, and Power BI provide stakeholders with accessible, filterable views of the findings. Chapter Five presents the conclusions and recommendations arising from these findings.</w:t>
      </w:r>
    </w:p>
    <w:p w14:paraId="03F129A1" w14:textId="77777777" w:rsidR="008C31FC" w:rsidRPr="00BA6037" w:rsidRDefault="00EC782C" w:rsidP="00BA6037">
      <w:pPr>
        <w:spacing w:line="360" w:lineRule="auto"/>
        <w:rPr>
          <w:color w:val="000000" w:themeColor="text1"/>
        </w:rPr>
      </w:pPr>
      <w:r w:rsidRPr="00BA6037">
        <w:rPr>
          <w:color w:val="000000" w:themeColor="text1"/>
        </w:rPr>
        <w:br w:type="page"/>
      </w:r>
    </w:p>
    <w:p w14:paraId="55D6AC3A" w14:textId="77777777" w:rsidR="008C31FC" w:rsidRPr="00BA6037" w:rsidRDefault="00EC782C" w:rsidP="00BA6037">
      <w:pPr>
        <w:pStyle w:val="Heading1"/>
      </w:pPr>
      <w:bookmarkStart w:id="123" w:name="_Toc229650880"/>
      <w:r w:rsidRPr="00BA6037">
        <w:lastRenderedPageBreak/>
        <w:t>CHAPTER FIVE: SUMMARY, CONCLUSIONS AND RECOMMENDATIONS</w:t>
      </w:r>
      <w:bookmarkEnd w:id="123"/>
    </w:p>
    <w:p w14:paraId="279A0364" w14:textId="77777777" w:rsidR="008C31FC" w:rsidRPr="00BA6037" w:rsidRDefault="00EC782C" w:rsidP="00BA6037">
      <w:pPr>
        <w:pStyle w:val="Heading2"/>
      </w:pPr>
      <w:bookmarkStart w:id="124" w:name="_Toc229650881"/>
      <w:r w:rsidRPr="00BA6037">
        <w:t>5.1 Introduction</w:t>
      </w:r>
      <w:bookmarkEnd w:id="124"/>
    </w:p>
    <w:p w14:paraId="5A80D065" w14:textId="77777777" w:rsidR="008C31FC" w:rsidRDefault="00EC782C" w:rsidP="00BA6037">
      <w:pPr>
        <w:spacing w:before="80" w:after="80" w:line="360" w:lineRule="auto"/>
        <w:ind w:firstLine="720"/>
        <w:jc w:val="both"/>
        <w:rPr>
          <w:color w:val="000000" w:themeColor="text1"/>
          <w:lang w:val="en-US"/>
        </w:rPr>
      </w:pPr>
      <w:r w:rsidRPr="00BA6037">
        <w:rPr>
          <w:color w:val="000000" w:themeColor="text1"/>
        </w:rPr>
        <w:t>This chapter presents a consolidated summary of the findings from the study, draws conclusions in response to each of the research questions, and offers recommendations for practical action based on the evidence generated. The chapter also identifies limitations encountered during the study and proposes five areas for further research. The chapter concludes with a brief summary that ties together the contributions of the study to the field of data analytics for water infrastructure management.</w:t>
      </w:r>
    </w:p>
    <w:p w14:paraId="6836B141" w14:textId="47FB2FAB" w:rsidR="001376FA" w:rsidRPr="001376FA" w:rsidRDefault="001376FA" w:rsidP="001376FA">
      <w:pPr>
        <w:pStyle w:val="Heading2"/>
      </w:pPr>
      <w:bookmarkStart w:id="125" w:name="_Toc220943551"/>
      <w:bookmarkStart w:id="126" w:name="_Toc229650882"/>
      <w:r>
        <w:t xml:space="preserve">5.2 </w:t>
      </w:r>
      <w:r w:rsidRPr="001376FA">
        <w:t>Organization of the Study</w:t>
      </w:r>
      <w:bookmarkEnd w:id="125"/>
      <w:bookmarkEnd w:id="126"/>
    </w:p>
    <w:p w14:paraId="153B0353" w14:textId="77777777" w:rsidR="001376FA" w:rsidRPr="00F06CEA" w:rsidRDefault="001376FA" w:rsidP="001376FA">
      <w:pPr>
        <w:spacing w:line="360" w:lineRule="auto"/>
      </w:pPr>
      <w:r w:rsidRPr="00F06CEA">
        <w:rPr>
          <w:b/>
          <w:bCs/>
        </w:rPr>
        <w:t>Chapter One</w:t>
      </w:r>
      <w:r w:rsidRPr="00F06CEA">
        <w:t xml:space="preserve"> presents the introduction to the study. It outlines the background of the research, the problem statement, objectives, research questions, significance of the study, scope, limitations, and the overall structure of the project.</w:t>
      </w:r>
    </w:p>
    <w:p w14:paraId="13FB5289" w14:textId="77777777" w:rsidR="001376FA" w:rsidRPr="00F06CEA" w:rsidRDefault="001376FA" w:rsidP="001376FA">
      <w:pPr>
        <w:spacing w:line="360" w:lineRule="auto"/>
      </w:pPr>
      <w:r w:rsidRPr="00F06CEA">
        <w:rPr>
          <w:b/>
          <w:bCs/>
        </w:rPr>
        <w:t>Chapter Two</w:t>
      </w:r>
      <w:r w:rsidRPr="00F06CEA">
        <w:t xml:space="preserve"> reviews relevant literature related to data analytics, predictive maintenance, and water infrastructure management. It discusses theoretical foundations, examines similar systems, identifies gaps in existing studies, and establishes the conceptual basis for the proposed data analytics solution.</w:t>
      </w:r>
    </w:p>
    <w:p w14:paraId="2B99FAE8" w14:textId="77777777" w:rsidR="001376FA" w:rsidRDefault="001376FA" w:rsidP="001376FA">
      <w:pPr>
        <w:spacing w:line="360" w:lineRule="auto"/>
        <w:rPr>
          <w:lang w:val="en-US"/>
        </w:rPr>
      </w:pPr>
      <w:r w:rsidRPr="00F06CEA">
        <w:rPr>
          <w:b/>
          <w:bCs/>
        </w:rPr>
        <w:t>Chapter Three</w:t>
      </w:r>
      <w:r w:rsidRPr="00F06CEA">
        <w:t xml:space="preserve"> describes the methodology adopted for the study. It details the research design, data sources, system development methodology, system requirements, database design, analytical and predictive modeling techniques, testing procedures, and ethical</w:t>
      </w:r>
      <w:r w:rsidRPr="00F06CEA">
        <w:rPr>
          <w:sz w:val="28"/>
          <w:szCs w:val="28"/>
        </w:rPr>
        <w:t xml:space="preserve"> </w:t>
      </w:r>
      <w:r w:rsidRPr="00F06CEA">
        <w:t>considerations.</w:t>
      </w:r>
    </w:p>
    <w:p w14:paraId="74331EEF" w14:textId="77777777" w:rsidR="001376FA" w:rsidRPr="001376FA" w:rsidRDefault="001376FA" w:rsidP="00BA6037">
      <w:pPr>
        <w:spacing w:before="80" w:after="80" w:line="360" w:lineRule="auto"/>
        <w:ind w:firstLine="720"/>
        <w:jc w:val="both"/>
        <w:rPr>
          <w:color w:val="000000" w:themeColor="text1"/>
          <w:lang w:val="en-US"/>
        </w:rPr>
      </w:pPr>
    </w:p>
    <w:p w14:paraId="1AC78DF5" w14:textId="5455B029" w:rsidR="008C31FC" w:rsidRPr="00BA6037" w:rsidRDefault="00EC782C" w:rsidP="00BA6037">
      <w:pPr>
        <w:pStyle w:val="Heading2"/>
      </w:pPr>
      <w:bookmarkStart w:id="127" w:name="_Toc229650883"/>
      <w:r w:rsidRPr="00BA6037">
        <w:t>5.</w:t>
      </w:r>
      <w:r w:rsidR="005D5A31">
        <w:t>3</w:t>
      </w:r>
      <w:r w:rsidRPr="00BA6037">
        <w:t xml:space="preserve"> Summary of Findings</w:t>
      </w:r>
      <w:bookmarkEnd w:id="127"/>
    </w:p>
    <w:p w14:paraId="749DAC9E"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study applied data analytics techniques to a structured water point dataset representing the Maji Mengi region, using the Maji Ndogo open-source educational dataset as a proxy. The following section summarises the key findings corresponding to each of the five specific objectives.</w:t>
      </w:r>
    </w:p>
    <w:p w14:paraId="5FF42793" w14:textId="1044AE14" w:rsidR="008C31FC" w:rsidRPr="00BA6037" w:rsidRDefault="00EC782C" w:rsidP="00BA6037">
      <w:pPr>
        <w:pStyle w:val="Heading3"/>
        <w:spacing w:line="360" w:lineRule="auto"/>
      </w:pPr>
      <w:bookmarkStart w:id="128" w:name="_Toc229650884"/>
      <w:r w:rsidRPr="00BA6037">
        <w:t>5.</w:t>
      </w:r>
      <w:r w:rsidR="005D5A31">
        <w:rPr>
          <w:lang w:val="en-US"/>
        </w:rPr>
        <w:t>3</w:t>
      </w:r>
      <w:r w:rsidRPr="00BA6037">
        <w:t>.1 Objective One: Distribution and Operational Status of Water Points</w:t>
      </w:r>
      <w:bookmarkEnd w:id="128"/>
    </w:p>
    <w:p w14:paraId="349F2E1C" w14:textId="42B862E0" w:rsidR="008C31FC" w:rsidRPr="00BA6037" w:rsidRDefault="00EC782C" w:rsidP="00BA6037">
      <w:pPr>
        <w:spacing w:before="80" w:after="80" w:line="360" w:lineRule="auto"/>
        <w:ind w:firstLine="720"/>
        <w:jc w:val="both"/>
        <w:rPr>
          <w:color w:val="000000" w:themeColor="text1"/>
        </w:rPr>
      </w:pPr>
      <w:r w:rsidRPr="00BA6037">
        <w:rPr>
          <w:color w:val="000000" w:themeColor="text1"/>
        </w:rPr>
        <w:t xml:space="preserve">The dataset contained 60,146 records across five water source types: shared taps, wells, rivers, taps in homes, and broken taps in homes. Shared taps were found to be the most prevalent source type in the dataset, serving the largest combined population. The operational status analysis revealed that approximately 42% of water point records were </w:t>
      </w:r>
      <w:r w:rsidRPr="00BA6037">
        <w:rPr>
          <w:color w:val="000000" w:themeColor="text1"/>
        </w:rPr>
        <w:lastRenderedPageBreak/>
        <w:t>classified as fully functional, 31% as partially functional, and 18% as non-functional, with the remai</w:t>
      </w:r>
      <w:r w:rsidR="00621DF9">
        <w:rPr>
          <w:color w:val="000000" w:themeColor="text1"/>
          <w:lang w:val="en-US"/>
        </w:rPr>
        <w:t xml:space="preserve">ning </w:t>
      </w:r>
      <w:r w:rsidR="00C278A1">
        <w:rPr>
          <w:color w:val="000000" w:themeColor="text1"/>
          <w:lang w:val="en-US"/>
        </w:rPr>
        <w:t>9%</w:t>
      </w:r>
      <w:r w:rsidRPr="00BA6037">
        <w:rPr>
          <w:color w:val="000000" w:themeColor="text1"/>
        </w:rPr>
        <w:t xml:space="preserve"> unclassifiable due to data quality issues. This confirms a critical infrastructure gap in the Maji Mengi region, where a majority of water points are not delivering reliable service to the populations they serve.</w:t>
      </w:r>
    </w:p>
    <w:p w14:paraId="59B8BDBD" w14:textId="6C80ECD7" w:rsidR="008C31FC" w:rsidRPr="00BA6037" w:rsidRDefault="00EC782C" w:rsidP="00BA6037">
      <w:pPr>
        <w:pStyle w:val="Heading3"/>
        <w:spacing w:line="360" w:lineRule="auto"/>
      </w:pPr>
      <w:bookmarkStart w:id="129" w:name="_Toc229650885"/>
      <w:r w:rsidRPr="00BA6037">
        <w:t>5.</w:t>
      </w:r>
      <w:r w:rsidR="005D5A31">
        <w:rPr>
          <w:lang w:val="en-US"/>
        </w:rPr>
        <w:t>3</w:t>
      </w:r>
      <w:r w:rsidRPr="00BA6037">
        <w:t>.2 Objective Two: Key Factors Influencing Water Point Performance</w:t>
      </w:r>
      <w:bookmarkEnd w:id="129"/>
    </w:p>
    <w:p w14:paraId="1F53E623"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Three primary factors were identified as significantly associated with water point non-functionality. First, source type was the strongest predictor, as rivers and broken home taps were classified as non-functional by definition, while wells with confirmed biological or chemical contamination also fell into this category. Second, well pollution was found to affect a notable proportion of tested wells, with both dirty and biologically contaminated classifications representing a direct public health risk. Third, queue time at shared taps was found to be the most reliable indicator of partial functionality, with the majority of shared taps in the dataset recording average waiting times in excess of the 30-minute threshold applied in this study. Provincial-level analysis further revealed that queue time burdens are unevenly distributed, with certain provinces experiencing consistently higher average waiting times.</w:t>
      </w:r>
    </w:p>
    <w:p w14:paraId="70B08475" w14:textId="20D5F448" w:rsidR="008C31FC" w:rsidRPr="00BA6037" w:rsidRDefault="00EC782C" w:rsidP="00BA6037">
      <w:pPr>
        <w:pStyle w:val="Heading3"/>
        <w:spacing w:line="360" w:lineRule="auto"/>
      </w:pPr>
      <w:bookmarkStart w:id="130" w:name="_Toc229650886"/>
      <w:r w:rsidRPr="00BA6037">
        <w:t>5.</w:t>
      </w:r>
      <w:r w:rsidR="005D5A31">
        <w:rPr>
          <w:lang w:val="en-US"/>
        </w:rPr>
        <w:t>3</w:t>
      </w:r>
      <w:r w:rsidRPr="00BA6037">
        <w:t>.3 Objective Three: Predictive Modelling of Water Point Failure</w:t>
      </w:r>
      <w:bookmarkEnd w:id="130"/>
    </w:p>
    <w:p w14:paraId="3ED6821A" w14:textId="7F78F3D0" w:rsidR="008C31FC" w:rsidRPr="00BA6037" w:rsidRDefault="00EC782C" w:rsidP="00BA6037">
      <w:pPr>
        <w:spacing w:before="80" w:after="80" w:line="360" w:lineRule="auto"/>
        <w:ind w:firstLine="720"/>
        <w:jc w:val="both"/>
        <w:rPr>
          <w:color w:val="000000" w:themeColor="text1"/>
        </w:rPr>
      </w:pPr>
      <w:r w:rsidRPr="00BA6037">
        <w:rPr>
          <w:color w:val="000000" w:themeColor="text1"/>
        </w:rPr>
        <w:t xml:space="preserve">A Random Forest Classifier was successfully trained to predict water point functionality status using five input features: water source type, number of people served, queue time, subjective quality score, and location type. The model achieved an overall accuracy of </w:t>
      </w:r>
      <w:r w:rsidR="00A822DD">
        <w:rPr>
          <w:color w:val="000000" w:themeColor="text1"/>
          <w:lang w:val="en-US"/>
        </w:rPr>
        <w:t xml:space="preserve">100% </w:t>
      </w:r>
      <w:r w:rsidRPr="00BA6037">
        <w:rPr>
          <w:color w:val="000000" w:themeColor="text1"/>
        </w:rPr>
        <w:t>on the held-out test set, with strong performance particularly in identifying non-functional water points. Feature importance analysis confirmed that water source type was the dominant predictive feature, followed by queue time and quality score. The model was used to generate failure probability scores and risk tier classifications for all records in the dataset, producing a prioritised list of high-risk water points for maintenance intervention.</w:t>
      </w:r>
    </w:p>
    <w:p w14:paraId="4649F430" w14:textId="39D4A495" w:rsidR="008C31FC" w:rsidRPr="00BA6037" w:rsidRDefault="00EC782C" w:rsidP="00BA6037">
      <w:pPr>
        <w:pStyle w:val="Heading3"/>
        <w:spacing w:line="360" w:lineRule="auto"/>
      </w:pPr>
      <w:bookmarkStart w:id="131" w:name="_Toc229650887"/>
      <w:r w:rsidRPr="00BA6037">
        <w:t>5.</w:t>
      </w:r>
      <w:r w:rsidR="005D5A31">
        <w:rPr>
          <w:lang w:val="en-US"/>
        </w:rPr>
        <w:t>3</w:t>
      </w:r>
      <w:r w:rsidRPr="00BA6037">
        <w:t>.4 Objective Four: Visualisation and Dashboard Development</w:t>
      </w:r>
      <w:bookmarkEnd w:id="131"/>
    </w:p>
    <w:p w14:paraId="1E29BFFD"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 xml:space="preserve">An interactive web-based analytics dashboard was successfully developed and deployed using Flask as the backend API and Chart.js for frontend visualisation. The dashboard provides six key performance indicator cards, five interactive charts covering status breakdown, source type distribution, queue time by hour, province comparison, and monthly trends, and a risk prediction interface powered by the trained machine learning </w:t>
      </w:r>
      <w:r w:rsidRPr="00BA6037">
        <w:rPr>
          <w:color w:val="000000" w:themeColor="text1"/>
        </w:rPr>
        <w:lastRenderedPageBreak/>
        <w:t>model. An administrator panel was also developed to support ongoing data management and model retraining. A complementary Power BI dashboard was developed for offline executive reporting. Both platforms enable non-technical stakeholders to explore the findings through intuitive filtering interfaces.</w:t>
      </w:r>
    </w:p>
    <w:p w14:paraId="42B70BA0" w14:textId="13A2708E" w:rsidR="008C31FC" w:rsidRPr="00BA6037" w:rsidRDefault="00EC782C" w:rsidP="00BA6037">
      <w:pPr>
        <w:pStyle w:val="Heading3"/>
        <w:spacing w:line="360" w:lineRule="auto"/>
      </w:pPr>
      <w:bookmarkStart w:id="132" w:name="_Toc229650888"/>
      <w:r w:rsidRPr="00BA6037">
        <w:t>5.</w:t>
      </w:r>
      <w:r w:rsidR="005D5A31">
        <w:rPr>
          <w:lang w:val="en-US"/>
        </w:rPr>
        <w:t>3</w:t>
      </w:r>
      <w:r w:rsidRPr="00BA6037">
        <w:t>.5 Objective Five: Data-Driven Insights for Community Leaders</w:t>
      </w:r>
      <w:bookmarkEnd w:id="132"/>
    </w:p>
    <w:p w14:paraId="0345D43E"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complete analytical pipeline from raw data ingestion to dashboard deployment was executed and documented successfully. The pipeline demonstrated that meaningful, actionable insights can be derived from secondary structured water point data without the need for real-time sensor infrastructure. Monthly trend analysis revealed temporal patterns in non-functionality rates and queue times, providing a basis for anticipating demand fluctuations and planning maintenance schedules. The study produced two exportable artefacts for stakeholder use: a CSV file containing failure probability scores for all water points, and a Power BI dashboard suitable for reporting to government and NGO partners.</w:t>
      </w:r>
    </w:p>
    <w:p w14:paraId="28EBFD35" w14:textId="70347E53" w:rsidR="008C31FC" w:rsidRPr="00BA6037" w:rsidRDefault="00EC782C" w:rsidP="00BA6037">
      <w:pPr>
        <w:pStyle w:val="Heading2"/>
      </w:pPr>
      <w:bookmarkStart w:id="133" w:name="_Toc229650889"/>
      <w:r w:rsidRPr="00BA6037">
        <w:t>5.</w:t>
      </w:r>
      <w:r w:rsidR="005D5A31">
        <w:t>4</w:t>
      </w:r>
      <w:r w:rsidRPr="00BA6037">
        <w:t xml:space="preserve"> Conclusions</w:t>
      </w:r>
      <w:bookmarkEnd w:id="133"/>
    </w:p>
    <w:p w14:paraId="005D93F5"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following conclusions are drawn in direct response to the research questions stated in Chapter One.</w:t>
      </w:r>
    </w:p>
    <w:p w14:paraId="2101BCE0"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In response to the first research question, which asked which types of water points are most often non-functional or in need of frequent repair, this study concludes that rivers and broken home taps are categorically non-functional, while wells with confirmed contamination represent the highest-risk maintained infrastructure. Shared taps, while functional in terms of physical operation, are systemically overloaded and must be considered partially dysfunctional in the context of reliable water service delivery.</w:t>
      </w:r>
    </w:p>
    <w:p w14:paraId="5AB7B0EC" w14:textId="6D114D1F" w:rsidR="008C31FC" w:rsidRPr="00BA6037" w:rsidRDefault="00EC782C" w:rsidP="00BA6037">
      <w:pPr>
        <w:spacing w:before="80" w:after="80" w:line="360" w:lineRule="auto"/>
        <w:ind w:firstLine="720"/>
        <w:jc w:val="both"/>
        <w:rPr>
          <w:color w:val="000000" w:themeColor="text1"/>
        </w:rPr>
      </w:pPr>
      <w:r w:rsidRPr="00BA6037">
        <w:rPr>
          <w:color w:val="000000" w:themeColor="text1"/>
        </w:rPr>
        <w:t>In response to the second research question, which asked what factors significantly influence water point performance and reliability, this study concludes that source type, pollution status, and demand load as measured by queue time are the three most significant determinants of water point functionality. Rural location was also found to be associated with higher rates of non-functionality and greater demand pressure, consistent with findings in the existing literature on rural water access in sub-Saharan Africa.</w:t>
      </w:r>
      <w:sdt>
        <w:sdtPr>
          <w:rPr>
            <w:color w:val="000000" w:themeColor="text1"/>
          </w:rPr>
          <w:id w:val="-446227918"/>
          <w:citation/>
        </w:sdtPr>
        <w:sdtContent>
          <w:r w:rsidR="00026714">
            <w:rPr>
              <w:color w:val="000000" w:themeColor="text1"/>
            </w:rPr>
            <w:fldChar w:fldCharType="begin"/>
          </w:r>
          <w:r w:rsidR="00026714">
            <w:rPr>
              <w:color w:val="000000" w:themeColor="text1"/>
              <w:lang w:val="en-US"/>
            </w:rPr>
            <w:instrText xml:space="preserve"> CITATION UNI23 \l 1033 </w:instrText>
          </w:r>
          <w:r w:rsidR="00026714">
            <w:rPr>
              <w:color w:val="000000" w:themeColor="text1"/>
            </w:rPr>
            <w:fldChar w:fldCharType="separate"/>
          </w:r>
          <w:r w:rsidR="00026714">
            <w:rPr>
              <w:noProof/>
              <w:color w:val="000000" w:themeColor="text1"/>
              <w:lang w:val="en-US"/>
            </w:rPr>
            <w:t xml:space="preserve"> </w:t>
          </w:r>
          <w:r w:rsidR="00026714" w:rsidRPr="00026714">
            <w:rPr>
              <w:noProof/>
              <w:color w:val="000000" w:themeColor="text1"/>
              <w:lang w:val="en-US"/>
            </w:rPr>
            <w:t>(Organization, 2023)</w:t>
          </w:r>
          <w:r w:rsidR="00026714">
            <w:rPr>
              <w:color w:val="000000" w:themeColor="text1"/>
            </w:rPr>
            <w:fldChar w:fldCharType="end"/>
          </w:r>
        </w:sdtContent>
      </w:sdt>
    </w:p>
    <w:p w14:paraId="540B23E7" w14:textId="0B8328D4" w:rsidR="008C31FC" w:rsidRPr="00BA6037" w:rsidRDefault="00EC782C" w:rsidP="00BA6037">
      <w:pPr>
        <w:spacing w:before="80" w:after="80" w:line="360" w:lineRule="auto"/>
        <w:ind w:firstLine="720"/>
        <w:jc w:val="both"/>
        <w:rPr>
          <w:color w:val="000000" w:themeColor="text1"/>
        </w:rPr>
      </w:pPr>
      <w:r w:rsidRPr="00BA6037">
        <w:rPr>
          <w:color w:val="000000" w:themeColor="text1"/>
        </w:rPr>
        <w:t xml:space="preserve">In response to the third research question, which asked to what extent predictive analytics can forecast water point failures, this study concludes that a Random Forest model trained on readily available operational data can predict water point failure with meaningful accuracy. The model achieved </w:t>
      </w:r>
      <w:r w:rsidR="00A822DD">
        <w:rPr>
          <w:color w:val="000000" w:themeColor="text1"/>
          <w:lang w:val="en-US"/>
        </w:rPr>
        <w:t xml:space="preserve">100% </w:t>
      </w:r>
      <w:r w:rsidRPr="00BA6037">
        <w:rPr>
          <w:color w:val="000000" w:themeColor="text1"/>
        </w:rPr>
        <w:t xml:space="preserve">overall accuracy and demonstrated particularly strong </w:t>
      </w:r>
      <w:r w:rsidRPr="00BA6037">
        <w:rPr>
          <w:color w:val="000000" w:themeColor="text1"/>
        </w:rPr>
        <w:lastRenderedPageBreak/>
        <w:t>recall for the non-functional class, which is the most critical class for maintenance prioritisation. This confirms that predictive analytics represents a viable and cost-effective approach to proactive water infrastructure management in data-limited environments.</w:t>
      </w:r>
    </w:p>
    <w:p w14:paraId="4A6D2A69"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In response to the fourth research question, which asked how analytics insights can improve planning, maintenance prioritisation, and resource allocation, this study concludes that the risk scoring framework and interactive dashboards developed in this project provide water authorities with a practical tool for evidence-based decision making. By filtering the dashboard by province and risk level, managers can identify the highest-priority maintenance targets and allocate limited resources more efficiently than is possible under the current reactive maintenance approach.</w:t>
      </w:r>
    </w:p>
    <w:p w14:paraId="5900E1A6" w14:textId="0BCE5FE7" w:rsidR="008C31FC" w:rsidRPr="00BA6037" w:rsidRDefault="00EC782C" w:rsidP="00BA6037">
      <w:pPr>
        <w:spacing w:before="80" w:after="80" w:line="360" w:lineRule="auto"/>
        <w:ind w:firstLine="720"/>
        <w:jc w:val="both"/>
        <w:rPr>
          <w:color w:val="000000" w:themeColor="text1"/>
        </w:rPr>
      </w:pPr>
      <w:r w:rsidRPr="00BA6037">
        <w:rPr>
          <w:color w:val="000000" w:themeColor="text1"/>
        </w:rPr>
        <w:t>In response to the fifth research question, which asked in what ways data analysis can help reduce congestion, disputes, and insecurity at water points, this study concludes that the queue time analysis and hourly congestion charts provide community leaders with specific, actionable evidence for infrastructure investment decisions. Provinces and hours of peak congestion can be identified precisely, enabling targeted interventions such as the installation of additional taps or the scheduling of community water access windows to distribute demand more evenly throughout the day.</w:t>
      </w:r>
      <w:sdt>
        <w:sdtPr>
          <w:rPr>
            <w:color w:val="000000" w:themeColor="text1"/>
          </w:rPr>
          <w:id w:val="-1549450104"/>
          <w:citation/>
        </w:sdtPr>
        <w:sdtContent>
          <w:r w:rsidR="00C37719">
            <w:rPr>
              <w:color w:val="000000" w:themeColor="text1"/>
            </w:rPr>
            <w:fldChar w:fldCharType="begin"/>
          </w:r>
          <w:r w:rsidR="00C37719">
            <w:rPr>
              <w:color w:val="000000" w:themeColor="text1"/>
              <w:lang w:val="en-US"/>
            </w:rPr>
            <w:instrText xml:space="preserve"> CITATION Vas26 \l 1033 </w:instrText>
          </w:r>
          <w:r w:rsidR="00C37719">
            <w:rPr>
              <w:color w:val="000000" w:themeColor="text1"/>
            </w:rPr>
            <w:fldChar w:fldCharType="separate"/>
          </w:r>
          <w:r w:rsidR="00C37719">
            <w:rPr>
              <w:noProof/>
              <w:color w:val="000000" w:themeColor="text1"/>
              <w:lang w:val="en-US"/>
            </w:rPr>
            <w:t xml:space="preserve"> </w:t>
          </w:r>
          <w:r w:rsidR="00C37719" w:rsidRPr="00C37719">
            <w:rPr>
              <w:noProof/>
              <w:color w:val="000000" w:themeColor="text1"/>
              <w:lang w:val="en-US"/>
            </w:rPr>
            <w:t>((n.d.)., 2026)</w:t>
          </w:r>
          <w:r w:rsidR="00C37719">
            <w:rPr>
              <w:color w:val="000000" w:themeColor="text1"/>
            </w:rPr>
            <w:fldChar w:fldCharType="end"/>
          </w:r>
        </w:sdtContent>
      </w:sdt>
    </w:p>
    <w:p w14:paraId="11DD7F8A" w14:textId="61C021AA" w:rsidR="008C31FC" w:rsidRPr="00BA6037" w:rsidRDefault="00EC782C" w:rsidP="00BA6037">
      <w:pPr>
        <w:pStyle w:val="Heading2"/>
      </w:pPr>
      <w:bookmarkStart w:id="134" w:name="_Toc229650890"/>
      <w:r w:rsidRPr="00BA6037">
        <w:t>5.</w:t>
      </w:r>
      <w:r w:rsidR="005D5A31">
        <w:t>5</w:t>
      </w:r>
      <w:r w:rsidRPr="00BA6037">
        <w:t xml:space="preserve"> Recommendations</w:t>
      </w:r>
      <w:bookmarkEnd w:id="134"/>
    </w:p>
    <w:p w14:paraId="797289A0"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Based on the conclusions drawn above, the following recommendations are made to relevant stakeholders in the Maji Mengi region.</w:t>
      </w:r>
    </w:p>
    <w:p w14:paraId="3A16BDAE"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Water authorities should adopt the risk scoring framework developed in this study as a formal input into their maintenance planning processes. All water points classified as High Risk should be inspected within 30 days of this report, prioritising those serving populations greater than 500 people.</w:t>
      </w:r>
    </w:p>
    <w:p w14:paraId="15778E1C"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The provincial governments with the highest average queue times should invest in the installation of additional shared tap infrastructure. The analysis identifies specific provinces where a single additional tap point could reduce the per-tap population load to below the sustainable threshold identified in this study.</w:t>
      </w:r>
    </w:p>
    <w:p w14:paraId="2693901B"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 xml:space="preserve">A systematic quarterly testing programme for all wells in the dataset should be implemented, with immediate decommissioning or remediation of any well returning a positive contamination result. The well pollution data indicates that </w:t>
      </w:r>
      <w:r w:rsidRPr="00BA6037">
        <w:rPr>
          <w:color w:val="000000" w:themeColor="text1"/>
        </w:rPr>
        <w:lastRenderedPageBreak/>
        <w:t>contamination is not isolated to specific areas and warrants region-wide monitoring.</w:t>
      </w:r>
    </w:p>
    <w:p w14:paraId="060C1DAD"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The web-based analytics dashboard developed in this study should be deployed on a publicly accessible server and made available to provincial water officers as an operational decision support tool. The admin panel enables non-technical staff to upload updated data and retrain the model without requiring programming knowledge.</w:t>
      </w:r>
    </w:p>
    <w:p w14:paraId="19DB1C5D"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National and county government budget allocations for rural water infrastructure should be informed by the spatial and temporal patterns identified in this study. The evidence presented here demonstrates that data-driven resource allocation can improve the equity and efficiency of public expenditure on water services.</w:t>
      </w:r>
    </w:p>
    <w:p w14:paraId="05DBDD34" w14:textId="5BA33E67" w:rsidR="008C31FC" w:rsidRPr="00BA6037" w:rsidRDefault="00EC782C" w:rsidP="00BA6037">
      <w:pPr>
        <w:pStyle w:val="Heading2"/>
      </w:pPr>
      <w:bookmarkStart w:id="135" w:name="_Toc229650891"/>
      <w:r w:rsidRPr="00BA6037">
        <w:t>5.</w:t>
      </w:r>
      <w:r w:rsidR="005D5A31">
        <w:t>6</w:t>
      </w:r>
      <w:r w:rsidRPr="00BA6037">
        <w:t xml:space="preserve"> Suggestions for Further Study</w:t>
      </w:r>
      <w:bookmarkEnd w:id="135"/>
    </w:p>
    <w:p w14:paraId="5EC1B6F5"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following areas are recommended for further investigation based on the findings and limitations of this study.</w:t>
      </w:r>
    </w:p>
    <w:p w14:paraId="4894AF24"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Future studies should collect and incorporate real-time sensor data from water point infrastructure in the Maji Mengi region to replace the secondary dataset used in this study. Real-time data would enable the development of more accurate predictive models and allow for continuous monitoring of water point status rather than periodic assessment.</w:t>
      </w:r>
    </w:p>
    <w:p w14:paraId="0B0FE5A0"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The predictive model developed in this study could be extended to incorporate additional features such as seasonal rainfall patterns, soil type, infrastructure age, and historical maintenance records. A more feature-rich model would likely produce higher accuracy and could identify more nuanced risk factors that were not detectable in the current dataset.</w:t>
      </w:r>
    </w:p>
    <w:p w14:paraId="7BE8F407"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A longitudinal study tracking the impact of data-driven maintenance interventions on water point functionality rates over a period of two to three years would provide valuable evidence on the effectiveness of predictive maintenance approaches in rural African contexts, contributing to the gap identified in the literature review.</w:t>
      </w:r>
    </w:p>
    <w:p w14:paraId="32E6A6A2"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 xml:space="preserve">The application of alternative machine learning algorithms such as Gradient Boosting, XGBoost, or neural networks to the same dataset would allow for a comparative evaluation of model performance and may yield improvements in </w:t>
      </w:r>
      <w:r w:rsidRPr="00BA6037">
        <w:rPr>
          <w:color w:val="000000" w:themeColor="text1"/>
        </w:rPr>
        <w:lastRenderedPageBreak/>
        <w:t>predictive accuracy, particularly for the partially functional class which proved most challenging for the Random Forest model.</w:t>
      </w:r>
    </w:p>
    <w:p w14:paraId="55935284" w14:textId="77777777" w:rsidR="008C31FC" w:rsidRPr="00BA6037" w:rsidRDefault="00EC782C" w:rsidP="00BA6037">
      <w:pPr>
        <w:pStyle w:val="ListParagraph"/>
        <w:numPr>
          <w:ilvl w:val="0"/>
          <w:numId w:val="2"/>
        </w:numPr>
        <w:spacing w:before="60" w:after="60" w:line="360" w:lineRule="auto"/>
        <w:rPr>
          <w:color w:val="000000" w:themeColor="text1"/>
        </w:rPr>
      </w:pPr>
      <w:r w:rsidRPr="00BA6037">
        <w:rPr>
          <w:color w:val="000000" w:themeColor="text1"/>
        </w:rPr>
        <w:t>Future research should investigate the social and behavioural dimensions of water point usage, including community governance structures, user compliance with maintenance schedules, and gender-differentiated patterns of water access. Incorporating qualitative community survey data alongside quantitative infrastructure data would produce a more holistic understanding of water access challenges in the Maji Mengi region.</w:t>
      </w:r>
    </w:p>
    <w:p w14:paraId="0FD17E9A" w14:textId="60ACC2D6" w:rsidR="008C31FC" w:rsidRPr="00BA6037" w:rsidRDefault="00EC782C" w:rsidP="00BA6037">
      <w:pPr>
        <w:pStyle w:val="Heading2"/>
      </w:pPr>
      <w:bookmarkStart w:id="136" w:name="_Toc229650892"/>
      <w:r w:rsidRPr="00BA6037">
        <w:t>5.</w:t>
      </w:r>
      <w:r w:rsidR="005D5A31">
        <w:t>7</w:t>
      </w:r>
      <w:r w:rsidRPr="00BA6037">
        <w:t xml:space="preserve"> Chapter Summary</w:t>
      </w:r>
      <w:bookmarkEnd w:id="136"/>
    </w:p>
    <w:p w14:paraId="72F29BF4"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This chapter presented a comprehensive summary of the study findings, organised around the five specific objectives established in Chapter One. Conclusions were drawn in direct response to each of the five research questions, confirming that data analytics techniques can generate meaningful and actionable insights into water point functionality from secondary structured data. Five evidence-based recommendations were offered to water authorities, provincial governments, and national policymakers. Five areas for further study were identified, reflecting both the limitations of the current study and the broader potential of predictive analytics for rural water infrastructure management. The study demonstrates that the application of data science to the water access challenge in developing regions is not only technically feasible but practically valuable, and contributes to the growing body of evidence supporting the integration of analytics into public infrastructure planning and management.</w:t>
      </w:r>
    </w:p>
    <w:p w14:paraId="6055E0D1" w14:textId="77777777" w:rsidR="008C31FC" w:rsidRPr="00BA6037" w:rsidRDefault="00EC782C" w:rsidP="00BA6037">
      <w:pPr>
        <w:spacing w:line="360" w:lineRule="auto"/>
        <w:rPr>
          <w:color w:val="000000" w:themeColor="text1"/>
        </w:rPr>
      </w:pPr>
      <w:r w:rsidRPr="00BA6037">
        <w:rPr>
          <w:color w:val="000000" w:themeColor="text1"/>
        </w:rPr>
        <w:br w:type="page"/>
      </w:r>
    </w:p>
    <w:p w14:paraId="599E9175" w14:textId="77777777" w:rsidR="008C31FC" w:rsidRDefault="00EC782C" w:rsidP="00BA6037">
      <w:pPr>
        <w:pStyle w:val="Heading1"/>
        <w:rPr>
          <w:lang w:val="en-US"/>
        </w:rPr>
      </w:pPr>
      <w:bookmarkStart w:id="137" w:name="_Toc229650893"/>
      <w:r w:rsidRPr="00BA6037">
        <w:lastRenderedPageBreak/>
        <w:t>REFERENCES</w:t>
      </w:r>
      <w:bookmarkEnd w:id="137"/>
    </w:p>
    <w:p w14:paraId="0332A450" w14:textId="77777777" w:rsidR="00E552D2" w:rsidRDefault="00E552D2" w:rsidP="00E552D2">
      <w:pPr>
        <w:pStyle w:val="Bibliography"/>
        <w:ind w:left="720" w:hanging="720"/>
        <w:rPr>
          <w:noProof/>
          <w:lang w:val="en-US"/>
        </w:rPr>
      </w:pPr>
      <w:r>
        <w:rPr>
          <w:lang w:val="en-US"/>
        </w:rPr>
        <w:fldChar w:fldCharType="begin"/>
      </w:r>
      <w:r>
        <w:rPr>
          <w:lang w:val="en-US"/>
        </w:rPr>
        <w:instrText xml:space="preserve"> BIBLIOGRAPHY  \l 1033 </w:instrText>
      </w:r>
      <w:r>
        <w:rPr>
          <w:lang w:val="en-US"/>
        </w:rPr>
        <w:fldChar w:fldCharType="separate"/>
      </w:r>
      <w:r>
        <w:rPr>
          <w:noProof/>
          <w:lang w:val="en-US"/>
        </w:rPr>
        <w:t xml:space="preserve">(n.d.)., V. L. (2026, May 11). </w:t>
      </w:r>
      <w:r>
        <w:rPr>
          <w:i/>
          <w:iCs/>
          <w:noProof/>
          <w:lang w:val="en-US"/>
        </w:rPr>
        <w:t xml:space="preserve">Unified water management </w:t>
      </w:r>
      <w:r>
        <w:rPr>
          <w:noProof/>
          <w:lang w:val="en-US"/>
        </w:rPr>
        <w:t>. Retrieved from aquaWISE: https://vassarlabs.com/unified-water-management</w:t>
      </w:r>
    </w:p>
    <w:p w14:paraId="48D64E0E" w14:textId="77777777" w:rsidR="00E552D2" w:rsidRDefault="00E552D2" w:rsidP="00E552D2">
      <w:pPr>
        <w:pStyle w:val="Bibliography"/>
        <w:ind w:left="720" w:hanging="720"/>
        <w:rPr>
          <w:noProof/>
          <w:lang w:val="en-US"/>
        </w:rPr>
      </w:pPr>
      <w:r>
        <w:rPr>
          <w:noProof/>
          <w:lang w:val="en-US"/>
        </w:rPr>
        <w:t xml:space="preserve">Africa, A. (2026, May 11). </w:t>
      </w:r>
      <w:r>
        <w:rPr>
          <w:i/>
          <w:iCs/>
          <w:noProof/>
          <w:lang w:val="en-US"/>
        </w:rPr>
        <w:t>ALX Africa</w:t>
      </w:r>
      <w:r>
        <w:rPr>
          <w:noProof/>
          <w:lang w:val="en-US"/>
        </w:rPr>
        <w:t>. Retrieved from ehub.alxafrica: https://ehub.alxafrica.com/</w:t>
      </w:r>
    </w:p>
    <w:p w14:paraId="607D4362" w14:textId="77777777" w:rsidR="00E552D2" w:rsidRDefault="00E552D2" w:rsidP="00E552D2">
      <w:pPr>
        <w:pStyle w:val="Bibliography"/>
        <w:ind w:left="720" w:hanging="720"/>
        <w:rPr>
          <w:noProof/>
          <w:lang w:val="en-US"/>
        </w:rPr>
      </w:pPr>
      <w:r>
        <w:rPr>
          <w:noProof/>
          <w:lang w:val="en-US"/>
        </w:rPr>
        <w:t xml:space="preserve">Company, M. &amp;. (2023). Using analytics to improve water asset management. </w:t>
      </w:r>
      <w:r>
        <w:rPr>
          <w:i/>
          <w:iCs/>
          <w:noProof/>
          <w:lang w:val="en-US"/>
        </w:rPr>
        <w:t>McKinsey &amp; Company</w:t>
      </w:r>
      <w:r>
        <w:rPr>
          <w:noProof/>
          <w:lang w:val="en-US"/>
        </w:rPr>
        <w:t>.</w:t>
      </w:r>
    </w:p>
    <w:p w14:paraId="408EDE58" w14:textId="77777777" w:rsidR="00E552D2" w:rsidRDefault="00E552D2" w:rsidP="00E552D2">
      <w:pPr>
        <w:pStyle w:val="Bibliography"/>
        <w:ind w:left="720" w:hanging="720"/>
        <w:rPr>
          <w:noProof/>
          <w:lang w:val="en-US"/>
        </w:rPr>
      </w:pPr>
      <w:r>
        <w:rPr>
          <w:noProof/>
          <w:lang w:val="en-US"/>
        </w:rPr>
        <w:t xml:space="preserve">Davis, F. D. (1989). Perceived usefulness, perceived ease of use, and user acceptance of information technology. </w:t>
      </w:r>
      <w:r>
        <w:rPr>
          <w:i/>
          <w:iCs/>
          <w:noProof/>
          <w:lang w:val="en-US"/>
        </w:rPr>
        <w:t>MIS quarterly</w:t>
      </w:r>
      <w:r>
        <w:rPr>
          <w:noProof/>
          <w:lang w:val="en-US"/>
        </w:rPr>
        <w:t>, 314 - -340.</w:t>
      </w:r>
    </w:p>
    <w:p w14:paraId="43F4A458" w14:textId="77777777" w:rsidR="00E552D2" w:rsidRDefault="00E552D2" w:rsidP="00E552D2">
      <w:pPr>
        <w:pStyle w:val="Bibliography"/>
        <w:ind w:left="720" w:hanging="720"/>
        <w:rPr>
          <w:noProof/>
          <w:lang w:val="en-US"/>
        </w:rPr>
      </w:pPr>
      <w:r>
        <w:rPr>
          <w:noProof/>
          <w:lang w:val="en-US"/>
        </w:rPr>
        <w:t xml:space="preserve">Fu, G. a. (2023). https://www.cambridge.org/core/journals/cambridge-prisms-water/article/artificial-intelligence-underpins-urban-water-infrastructure-of-the-future-a-holistic-perspective/921C016E2BD7BD7E2F48B89A01EC7B02. </w:t>
      </w:r>
      <w:r>
        <w:rPr>
          <w:i/>
          <w:iCs/>
          <w:noProof/>
          <w:lang w:val="en-US"/>
        </w:rPr>
        <w:t>Cambridge Prisms: Water</w:t>
      </w:r>
      <w:r>
        <w:rPr>
          <w:noProof/>
          <w:lang w:val="en-US"/>
        </w:rPr>
        <w:t>, e14.</w:t>
      </w:r>
    </w:p>
    <w:p w14:paraId="1B519DA9" w14:textId="77777777" w:rsidR="00E552D2" w:rsidRDefault="00E552D2" w:rsidP="00E552D2">
      <w:pPr>
        <w:pStyle w:val="Bibliography"/>
        <w:ind w:left="720" w:hanging="720"/>
        <w:rPr>
          <w:noProof/>
          <w:lang w:val="en-US"/>
        </w:rPr>
      </w:pPr>
      <w:r>
        <w:rPr>
          <w:noProof/>
          <w:lang w:val="en-US"/>
        </w:rPr>
        <w:t xml:space="preserve">Informatics, A. (2026, May 11). </w:t>
      </w:r>
      <w:r>
        <w:rPr>
          <w:i/>
          <w:iCs/>
          <w:noProof/>
          <w:lang w:val="en-US"/>
        </w:rPr>
        <w:t>Aquarius</w:t>
      </w:r>
      <w:r>
        <w:rPr>
          <w:noProof/>
          <w:lang w:val="en-US"/>
        </w:rPr>
        <w:t>. Retrieved from Acquatic Informatics: https://aquaticinformatics.com/products/aquarius-environmental-water-data-management/</w:t>
      </w:r>
    </w:p>
    <w:p w14:paraId="251A2022" w14:textId="77777777" w:rsidR="00E552D2" w:rsidRDefault="00E552D2" w:rsidP="00E552D2">
      <w:pPr>
        <w:pStyle w:val="Bibliography"/>
        <w:ind w:left="720" w:hanging="720"/>
        <w:rPr>
          <w:noProof/>
          <w:lang w:val="en-US"/>
        </w:rPr>
      </w:pPr>
      <w:r>
        <w:rPr>
          <w:noProof/>
          <w:lang w:val="en-US"/>
        </w:rPr>
        <w:t xml:space="preserve">Jain, R. a. (2025). Adoption Intention of Technology-Based Water Generation and Management Through W-TAM. </w:t>
      </w:r>
      <w:r>
        <w:rPr>
          <w:i/>
          <w:iCs/>
          <w:noProof/>
          <w:lang w:val="en-US"/>
        </w:rPr>
        <w:t>Nature Environment and Pollution Technology</w:t>
      </w:r>
      <w:r>
        <w:rPr>
          <w:noProof/>
          <w:lang w:val="en-US"/>
        </w:rPr>
        <w:t>, 1--10.</w:t>
      </w:r>
    </w:p>
    <w:p w14:paraId="764F739E" w14:textId="77777777" w:rsidR="00E552D2" w:rsidRDefault="00E552D2" w:rsidP="00E552D2">
      <w:pPr>
        <w:pStyle w:val="Bibliography"/>
        <w:ind w:left="720" w:hanging="720"/>
        <w:rPr>
          <w:noProof/>
          <w:lang w:val="en-US"/>
        </w:rPr>
      </w:pPr>
      <w:r>
        <w:rPr>
          <w:noProof/>
          <w:lang w:val="en-US"/>
        </w:rPr>
        <w:t xml:space="preserve">Kulkarni, V. &amp;. (2025). Predictive modelling for groundwater detection and management using AI and ML. </w:t>
      </w:r>
      <w:r>
        <w:rPr>
          <w:i/>
          <w:iCs/>
          <w:noProof/>
          <w:lang w:val="en-US"/>
        </w:rPr>
        <w:t>International Journal of Novel Research and Development</w:t>
      </w:r>
      <w:r>
        <w:rPr>
          <w:noProof/>
          <w:lang w:val="en-US"/>
        </w:rPr>
        <w:t>, 10(1), 442–456.</w:t>
      </w:r>
    </w:p>
    <w:p w14:paraId="6113683C" w14:textId="77777777" w:rsidR="00E552D2" w:rsidRDefault="00E552D2" w:rsidP="00E552D2">
      <w:pPr>
        <w:pStyle w:val="Bibliography"/>
        <w:ind w:left="720" w:hanging="720"/>
        <w:rPr>
          <w:noProof/>
          <w:lang w:val="en-US"/>
        </w:rPr>
      </w:pPr>
      <w:r>
        <w:rPr>
          <w:noProof/>
          <w:lang w:val="en-US"/>
        </w:rPr>
        <w:t xml:space="preserve">Malima, R. (2020). Sustainability challenges of rural water infrastructure in developing countries. </w:t>
      </w:r>
      <w:r>
        <w:rPr>
          <w:i/>
          <w:iCs/>
          <w:noProof/>
          <w:lang w:val="en-US"/>
        </w:rPr>
        <w:t>African Journal of Public Sector Development</w:t>
      </w:r>
      <w:r>
        <w:rPr>
          <w:noProof/>
          <w:lang w:val="en-US"/>
        </w:rPr>
        <w:t>, 5(2), 45–59.</w:t>
      </w:r>
    </w:p>
    <w:p w14:paraId="4092BF1B" w14:textId="77777777" w:rsidR="00E552D2" w:rsidRDefault="00E552D2" w:rsidP="00E552D2">
      <w:pPr>
        <w:pStyle w:val="Bibliography"/>
        <w:ind w:left="720" w:hanging="720"/>
        <w:rPr>
          <w:noProof/>
          <w:lang w:val="en-US"/>
        </w:rPr>
      </w:pPr>
      <w:r>
        <w:rPr>
          <w:noProof/>
          <w:lang w:val="en-US"/>
        </w:rPr>
        <w:t xml:space="preserve">Mohtar, R. H. (2021, May 11). Systems approach to water management. </w:t>
      </w:r>
      <w:r>
        <w:rPr>
          <w:i/>
          <w:iCs/>
          <w:noProof/>
          <w:lang w:val="en-US"/>
        </w:rPr>
        <w:t>Policy Center for the New South</w:t>
      </w:r>
      <w:r>
        <w:rPr>
          <w:noProof/>
          <w:lang w:val="en-US"/>
        </w:rPr>
        <w:t>. Retrieved from Policy Center: https://www.policycenter.ma/publications/systems-approach-water-management</w:t>
      </w:r>
    </w:p>
    <w:p w14:paraId="58BA4B92" w14:textId="77777777" w:rsidR="00E552D2" w:rsidRDefault="00E552D2" w:rsidP="00E552D2">
      <w:pPr>
        <w:pStyle w:val="Bibliography"/>
        <w:ind w:left="720" w:hanging="720"/>
        <w:rPr>
          <w:noProof/>
          <w:lang w:val="en-US"/>
        </w:rPr>
      </w:pPr>
      <w:r>
        <w:rPr>
          <w:noProof/>
          <w:lang w:val="en-US"/>
        </w:rPr>
        <w:t xml:space="preserve">Organization, U. &amp;. (2023). Joint monitoring programme for water supply, sanitation and hygiene (JMP). </w:t>
      </w:r>
      <w:r>
        <w:rPr>
          <w:i/>
          <w:iCs/>
          <w:noProof/>
          <w:lang w:val="en-US"/>
        </w:rPr>
        <w:t>WHO/UNICEF.</w:t>
      </w:r>
      <w:r>
        <w:rPr>
          <w:noProof/>
          <w:lang w:val="en-US"/>
        </w:rPr>
        <w:t xml:space="preserve"> </w:t>
      </w:r>
    </w:p>
    <w:p w14:paraId="7DF1F4EE" w14:textId="77777777" w:rsidR="00E552D2" w:rsidRDefault="00E552D2" w:rsidP="00E552D2">
      <w:pPr>
        <w:pStyle w:val="Bibliography"/>
        <w:ind w:left="720" w:hanging="720"/>
        <w:rPr>
          <w:noProof/>
          <w:lang w:val="en-US"/>
        </w:rPr>
      </w:pPr>
      <w:r>
        <w:rPr>
          <w:noProof/>
          <w:lang w:val="en-US"/>
        </w:rPr>
        <w:t xml:space="preserve">Pedregosa, F. V. (2011). Scikit-learn: Machine learning in Python . </w:t>
      </w:r>
      <w:r>
        <w:rPr>
          <w:i/>
          <w:iCs/>
          <w:noProof/>
          <w:lang w:val="en-US"/>
        </w:rPr>
        <w:t>Journal of Machine Learning Research</w:t>
      </w:r>
      <w:r>
        <w:rPr>
          <w:noProof/>
          <w:lang w:val="en-US"/>
        </w:rPr>
        <w:t>, 2825 -2830.</w:t>
      </w:r>
    </w:p>
    <w:p w14:paraId="464E46F2" w14:textId="77777777" w:rsidR="00E552D2" w:rsidRDefault="00E552D2" w:rsidP="00E552D2">
      <w:pPr>
        <w:pStyle w:val="Bibliography"/>
        <w:ind w:left="720" w:hanging="720"/>
        <w:rPr>
          <w:noProof/>
          <w:lang w:val="en-US"/>
        </w:rPr>
      </w:pPr>
      <w:r>
        <w:rPr>
          <w:noProof/>
          <w:lang w:val="en-US"/>
        </w:rPr>
        <w:t xml:space="preserve">Sen, A. (1999). Development as freedom. </w:t>
      </w:r>
      <w:r>
        <w:rPr>
          <w:i/>
          <w:iCs/>
          <w:noProof/>
          <w:lang w:val="en-US"/>
        </w:rPr>
        <w:t>Oxford University Press</w:t>
      </w:r>
      <w:r>
        <w:rPr>
          <w:noProof/>
          <w:lang w:val="en-US"/>
        </w:rPr>
        <w:t>.</w:t>
      </w:r>
    </w:p>
    <w:p w14:paraId="44048EC0" w14:textId="77777777" w:rsidR="00E552D2" w:rsidRDefault="00E552D2" w:rsidP="00E552D2">
      <w:pPr>
        <w:pStyle w:val="Bibliography"/>
        <w:ind w:left="720" w:hanging="720"/>
        <w:rPr>
          <w:noProof/>
          <w:lang w:val="en-US"/>
        </w:rPr>
      </w:pPr>
      <w:r>
        <w:rPr>
          <w:noProof/>
          <w:lang w:val="en-US"/>
        </w:rPr>
        <w:t xml:space="preserve">Velasquez, R. &amp;. (2025). Intelligent optimisation of rural water infrastructure through big data and predictive models. </w:t>
      </w:r>
      <w:r>
        <w:rPr>
          <w:i/>
          <w:iCs/>
          <w:noProof/>
          <w:lang w:val="en-US"/>
        </w:rPr>
        <w:t>Revistas UNSM</w:t>
      </w:r>
      <w:r>
        <w:rPr>
          <w:noProof/>
          <w:lang w:val="en-US"/>
        </w:rPr>
        <w:t>, 12(1), 88–102.</w:t>
      </w:r>
    </w:p>
    <w:p w14:paraId="15598E44" w14:textId="32C63971" w:rsidR="0024038F" w:rsidRDefault="00E552D2" w:rsidP="00C47D7D">
      <w:pPr>
        <w:pStyle w:val="Heading1"/>
        <w:rPr>
          <w:lang w:val="en-US"/>
        </w:rPr>
      </w:pPr>
      <w:r>
        <w:rPr>
          <w:lang w:val="en-US"/>
        </w:rPr>
        <w:fldChar w:fldCharType="end"/>
      </w:r>
    </w:p>
    <w:p w14:paraId="799663D0" w14:textId="77777777" w:rsidR="0024038F" w:rsidRDefault="0024038F">
      <w:pPr>
        <w:rPr>
          <w:b/>
          <w:color w:val="000000" w:themeColor="text1"/>
          <w:sz w:val="28"/>
          <w:szCs w:val="32"/>
          <w:lang w:val="en-US"/>
        </w:rPr>
      </w:pPr>
      <w:r>
        <w:rPr>
          <w:lang w:val="en-US"/>
        </w:rPr>
        <w:br w:type="page"/>
      </w:r>
    </w:p>
    <w:p w14:paraId="58118272" w14:textId="77777777" w:rsidR="008C31FC" w:rsidRPr="00BA6037" w:rsidRDefault="008C31FC" w:rsidP="00C47D7D">
      <w:pPr>
        <w:pStyle w:val="Heading1"/>
      </w:pPr>
    </w:p>
    <w:p w14:paraId="27B383EC" w14:textId="77777777" w:rsidR="008C31FC" w:rsidRPr="00BA6037" w:rsidRDefault="00EC782C" w:rsidP="00BA6037">
      <w:pPr>
        <w:pStyle w:val="Heading1"/>
      </w:pPr>
      <w:bookmarkStart w:id="138" w:name="_Toc229650894"/>
      <w:r w:rsidRPr="00BA6037">
        <w:t>APPENDICES</w:t>
      </w:r>
      <w:bookmarkEnd w:id="138"/>
    </w:p>
    <w:p w14:paraId="2CD8B792" w14:textId="77777777" w:rsidR="008C31FC" w:rsidRPr="00BA6037" w:rsidRDefault="00EC782C" w:rsidP="00BA6037">
      <w:pPr>
        <w:pStyle w:val="Heading2"/>
      </w:pPr>
      <w:bookmarkStart w:id="139" w:name="_Toc229650895"/>
      <w:r w:rsidRPr="00BA6037">
        <w:t>Appendix A: Questionnaire (Stakeholder Validation)</w:t>
      </w:r>
      <w:bookmarkEnd w:id="139"/>
    </w:p>
    <w:p w14:paraId="110736C8"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following questionnaire was designed for validation purposes with community stakeholders and water authority representatives in the Maji Mengi region.</w:t>
      </w:r>
    </w:p>
    <w:p w14:paraId="5CCD48DB" w14:textId="77777777" w:rsidR="008C31FC" w:rsidRPr="00BA6037" w:rsidRDefault="008C31FC" w:rsidP="00BA6037">
      <w:pPr>
        <w:spacing w:before="60" w:after="60" w:line="360" w:lineRule="auto"/>
        <w:rPr>
          <w:color w:val="000000" w:themeColor="text1"/>
        </w:rPr>
      </w:pPr>
    </w:p>
    <w:p w14:paraId="4A70EE39" w14:textId="77777777" w:rsidR="008C31FC" w:rsidRPr="00BA6037" w:rsidRDefault="00EC782C" w:rsidP="00BA6037">
      <w:pPr>
        <w:spacing w:before="80" w:after="80" w:line="360" w:lineRule="auto"/>
        <w:jc w:val="both"/>
        <w:rPr>
          <w:color w:val="000000" w:themeColor="text1"/>
        </w:rPr>
      </w:pPr>
      <w:r w:rsidRPr="00BA6037">
        <w:rPr>
          <w:color w:val="000000" w:themeColor="text1"/>
        </w:rPr>
        <w:t>1.  How often does your community experience water point failure or disruption in water supply?</w:t>
      </w:r>
    </w:p>
    <w:p w14:paraId="696FD36D"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w:t>
      </w:r>
      <w:r w:rsidRPr="00BA6037">
        <w:rPr>
          <w:rFonts w:ascii="Segoe UI Symbol" w:hAnsi="Segoe UI Symbol" w:cs="Segoe UI Symbol"/>
          <w:color w:val="000000" w:themeColor="text1"/>
        </w:rPr>
        <w:t>☐</w:t>
      </w:r>
      <w:r w:rsidRPr="00BA6037">
        <w:rPr>
          <w:color w:val="000000" w:themeColor="text1"/>
        </w:rPr>
        <w:t xml:space="preserve"> Daily    </w:t>
      </w:r>
      <w:r w:rsidRPr="00BA6037">
        <w:rPr>
          <w:rFonts w:ascii="Segoe UI Symbol" w:hAnsi="Segoe UI Symbol" w:cs="Segoe UI Symbol"/>
          <w:color w:val="000000" w:themeColor="text1"/>
        </w:rPr>
        <w:t>☐</w:t>
      </w:r>
      <w:r w:rsidRPr="00BA6037">
        <w:rPr>
          <w:color w:val="000000" w:themeColor="text1"/>
        </w:rPr>
        <w:t xml:space="preserve"> Weekly    </w:t>
      </w:r>
      <w:r w:rsidRPr="00BA6037">
        <w:rPr>
          <w:rFonts w:ascii="Segoe UI Symbol" w:hAnsi="Segoe UI Symbol" w:cs="Segoe UI Symbol"/>
          <w:color w:val="000000" w:themeColor="text1"/>
        </w:rPr>
        <w:t>☐</w:t>
      </w:r>
      <w:r w:rsidRPr="00BA6037">
        <w:rPr>
          <w:color w:val="000000" w:themeColor="text1"/>
        </w:rPr>
        <w:t xml:space="preserve"> Monthly    </w:t>
      </w:r>
      <w:r w:rsidRPr="00BA6037">
        <w:rPr>
          <w:rFonts w:ascii="Segoe UI Symbol" w:hAnsi="Segoe UI Symbol" w:cs="Segoe UI Symbol"/>
          <w:color w:val="000000" w:themeColor="text1"/>
        </w:rPr>
        <w:t>☐</w:t>
      </w:r>
      <w:r w:rsidRPr="00BA6037">
        <w:rPr>
          <w:color w:val="000000" w:themeColor="text1"/>
        </w:rPr>
        <w:t xml:space="preserve"> Rarely    </w:t>
      </w:r>
      <w:r w:rsidRPr="00BA6037">
        <w:rPr>
          <w:rFonts w:ascii="Segoe UI Symbol" w:hAnsi="Segoe UI Symbol" w:cs="Segoe UI Symbol"/>
          <w:color w:val="000000" w:themeColor="text1"/>
        </w:rPr>
        <w:t>☐</w:t>
      </w:r>
      <w:r w:rsidRPr="00BA6037">
        <w:rPr>
          <w:color w:val="000000" w:themeColor="text1"/>
        </w:rPr>
        <w:t xml:space="preserve"> Never</w:t>
      </w:r>
    </w:p>
    <w:p w14:paraId="020EEAD2" w14:textId="77777777" w:rsidR="008C31FC" w:rsidRPr="00BA6037" w:rsidRDefault="008C31FC" w:rsidP="00BA6037">
      <w:pPr>
        <w:spacing w:before="60" w:after="60" w:line="360" w:lineRule="auto"/>
        <w:rPr>
          <w:color w:val="000000" w:themeColor="text1"/>
        </w:rPr>
      </w:pPr>
    </w:p>
    <w:p w14:paraId="11533530" w14:textId="77777777" w:rsidR="008C31FC" w:rsidRPr="00BA6037" w:rsidRDefault="00EC782C" w:rsidP="00BA6037">
      <w:pPr>
        <w:spacing w:before="80" w:after="80" w:line="360" w:lineRule="auto"/>
        <w:jc w:val="both"/>
        <w:rPr>
          <w:color w:val="000000" w:themeColor="text1"/>
        </w:rPr>
      </w:pPr>
      <w:r w:rsidRPr="00BA6037">
        <w:rPr>
          <w:color w:val="000000" w:themeColor="text1"/>
        </w:rPr>
        <w:t>2.  What is the average time you spend waiting in queue at a shared water tap?</w:t>
      </w:r>
    </w:p>
    <w:p w14:paraId="402C1D13"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w:t>
      </w:r>
      <w:r w:rsidRPr="00BA6037">
        <w:rPr>
          <w:rFonts w:ascii="Segoe UI Symbol" w:hAnsi="Segoe UI Symbol" w:cs="Segoe UI Symbol"/>
          <w:color w:val="000000" w:themeColor="text1"/>
        </w:rPr>
        <w:t>☐</w:t>
      </w:r>
      <w:r w:rsidRPr="00BA6037">
        <w:rPr>
          <w:color w:val="000000" w:themeColor="text1"/>
        </w:rPr>
        <w:t xml:space="preserve"> Less than 10 minutes    </w:t>
      </w:r>
      <w:r w:rsidRPr="00BA6037">
        <w:rPr>
          <w:rFonts w:ascii="Segoe UI Symbol" w:hAnsi="Segoe UI Symbol" w:cs="Segoe UI Symbol"/>
          <w:color w:val="000000" w:themeColor="text1"/>
        </w:rPr>
        <w:t>☐</w:t>
      </w:r>
      <w:r w:rsidRPr="00BA6037">
        <w:rPr>
          <w:color w:val="000000" w:themeColor="text1"/>
        </w:rPr>
        <w:t xml:space="preserve"> 10–30 minutes    </w:t>
      </w:r>
      <w:r w:rsidRPr="00BA6037">
        <w:rPr>
          <w:rFonts w:ascii="Segoe UI Symbol" w:hAnsi="Segoe UI Symbol" w:cs="Segoe UI Symbol"/>
          <w:color w:val="000000" w:themeColor="text1"/>
        </w:rPr>
        <w:t>☐</w:t>
      </w:r>
      <w:r w:rsidRPr="00BA6037">
        <w:rPr>
          <w:color w:val="000000" w:themeColor="text1"/>
        </w:rPr>
        <w:t xml:space="preserve"> 30–60 minutes    </w:t>
      </w:r>
      <w:r w:rsidRPr="00BA6037">
        <w:rPr>
          <w:rFonts w:ascii="Segoe UI Symbol" w:hAnsi="Segoe UI Symbol" w:cs="Segoe UI Symbol"/>
          <w:color w:val="000000" w:themeColor="text1"/>
        </w:rPr>
        <w:t>☐</w:t>
      </w:r>
      <w:r w:rsidRPr="00BA6037">
        <w:rPr>
          <w:color w:val="000000" w:themeColor="text1"/>
        </w:rPr>
        <w:t xml:space="preserve"> More than 1 hour</w:t>
      </w:r>
    </w:p>
    <w:p w14:paraId="776439F1" w14:textId="77777777" w:rsidR="008C31FC" w:rsidRPr="00BA6037" w:rsidRDefault="008C31FC" w:rsidP="00BA6037">
      <w:pPr>
        <w:spacing w:before="60" w:after="60" w:line="360" w:lineRule="auto"/>
        <w:rPr>
          <w:color w:val="000000" w:themeColor="text1"/>
        </w:rPr>
      </w:pPr>
    </w:p>
    <w:p w14:paraId="5B0FBCCC" w14:textId="77777777" w:rsidR="008C31FC" w:rsidRPr="00BA6037" w:rsidRDefault="00EC782C" w:rsidP="00BA6037">
      <w:pPr>
        <w:spacing w:before="80" w:after="80" w:line="360" w:lineRule="auto"/>
        <w:jc w:val="both"/>
        <w:rPr>
          <w:color w:val="000000" w:themeColor="text1"/>
        </w:rPr>
      </w:pPr>
      <w:r w:rsidRPr="00BA6037">
        <w:rPr>
          <w:color w:val="000000" w:themeColor="text1"/>
        </w:rPr>
        <w:t>3.  Which water sources in your area are most reliable?</w:t>
      </w:r>
    </w:p>
    <w:p w14:paraId="05CACDD5"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w:t>
      </w:r>
      <w:r w:rsidRPr="00BA6037">
        <w:rPr>
          <w:rFonts w:ascii="Segoe UI Symbol" w:hAnsi="Segoe UI Symbol" w:cs="Segoe UI Symbol"/>
          <w:color w:val="000000" w:themeColor="text1"/>
        </w:rPr>
        <w:t>☐</w:t>
      </w:r>
      <w:r w:rsidRPr="00BA6037">
        <w:rPr>
          <w:color w:val="000000" w:themeColor="text1"/>
        </w:rPr>
        <w:t xml:space="preserve"> Shared tap    </w:t>
      </w:r>
      <w:r w:rsidRPr="00BA6037">
        <w:rPr>
          <w:rFonts w:ascii="Segoe UI Symbol" w:hAnsi="Segoe UI Symbol" w:cs="Segoe UI Symbol"/>
          <w:color w:val="000000" w:themeColor="text1"/>
        </w:rPr>
        <w:t>☐</w:t>
      </w:r>
      <w:r w:rsidRPr="00BA6037">
        <w:rPr>
          <w:color w:val="000000" w:themeColor="text1"/>
        </w:rPr>
        <w:t xml:space="preserve"> Well    </w:t>
      </w:r>
      <w:r w:rsidRPr="00BA6037">
        <w:rPr>
          <w:rFonts w:ascii="Segoe UI Symbol" w:hAnsi="Segoe UI Symbol" w:cs="Segoe UI Symbol"/>
          <w:color w:val="000000" w:themeColor="text1"/>
        </w:rPr>
        <w:t>☐</w:t>
      </w:r>
      <w:r w:rsidRPr="00BA6037">
        <w:rPr>
          <w:color w:val="000000" w:themeColor="text1"/>
        </w:rPr>
        <w:t xml:space="preserve"> River    </w:t>
      </w:r>
      <w:r w:rsidRPr="00BA6037">
        <w:rPr>
          <w:rFonts w:ascii="Segoe UI Symbol" w:hAnsi="Segoe UI Symbol" w:cs="Segoe UI Symbol"/>
          <w:color w:val="000000" w:themeColor="text1"/>
        </w:rPr>
        <w:t>☐</w:t>
      </w:r>
      <w:r w:rsidRPr="00BA6037">
        <w:rPr>
          <w:color w:val="000000" w:themeColor="text1"/>
        </w:rPr>
        <w:t xml:space="preserve"> Home tap    </w:t>
      </w:r>
      <w:r w:rsidRPr="00BA6037">
        <w:rPr>
          <w:rFonts w:ascii="Segoe UI Symbol" w:hAnsi="Segoe UI Symbol" w:cs="Segoe UI Symbol"/>
          <w:color w:val="000000" w:themeColor="text1"/>
        </w:rPr>
        <w:t>☐</w:t>
      </w:r>
      <w:r w:rsidRPr="00BA6037">
        <w:rPr>
          <w:color w:val="000000" w:themeColor="text1"/>
        </w:rPr>
        <w:t xml:space="preserve"> Other: ____________</w:t>
      </w:r>
    </w:p>
    <w:p w14:paraId="5047112F" w14:textId="77777777" w:rsidR="008C31FC" w:rsidRPr="00BA6037" w:rsidRDefault="008C31FC" w:rsidP="00BA6037">
      <w:pPr>
        <w:spacing w:before="60" w:after="60" w:line="360" w:lineRule="auto"/>
        <w:rPr>
          <w:color w:val="000000" w:themeColor="text1"/>
        </w:rPr>
      </w:pPr>
    </w:p>
    <w:p w14:paraId="516B29BD" w14:textId="77777777" w:rsidR="008C31FC" w:rsidRPr="00BA6037" w:rsidRDefault="00EC782C" w:rsidP="00BA6037">
      <w:pPr>
        <w:spacing w:before="80" w:after="80" w:line="360" w:lineRule="auto"/>
        <w:jc w:val="both"/>
        <w:rPr>
          <w:color w:val="000000" w:themeColor="text1"/>
        </w:rPr>
      </w:pPr>
      <w:r w:rsidRPr="00BA6037">
        <w:rPr>
          <w:color w:val="000000" w:themeColor="text1"/>
        </w:rPr>
        <w:t>4.  How frequently is maintenance conducted on the water points in your community?</w:t>
      </w:r>
    </w:p>
    <w:p w14:paraId="172D268F"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w:t>
      </w:r>
      <w:r w:rsidRPr="00BA6037">
        <w:rPr>
          <w:rFonts w:ascii="Segoe UI Symbol" w:hAnsi="Segoe UI Symbol" w:cs="Segoe UI Symbol"/>
          <w:color w:val="000000" w:themeColor="text1"/>
        </w:rPr>
        <w:t>☐</w:t>
      </w:r>
      <w:r w:rsidRPr="00BA6037">
        <w:rPr>
          <w:color w:val="000000" w:themeColor="text1"/>
        </w:rPr>
        <w:t xml:space="preserve"> Monthly    </w:t>
      </w:r>
      <w:r w:rsidRPr="00BA6037">
        <w:rPr>
          <w:rFonts w:ascii="Segoe UI Symbol" w:hAnsi="Segoe UI Symbol" w:cs="Segoe UI Symbol"/>
          <w:color w:val="000000" w:themeColor="text1"/>
        </w:rPr>
        <w:t>☐</w:t>
      </w:r>
      <w:r w:rsidRPr="00BA6037">
        <w:rPr>
          <w:color w:val="000000" w:themeColor="text1"/>
        </w:rPr>
        <w:t xml:space="preserve"> Every 3 months    </w:t>
      </w:r>
      <w:r w:rsidRPr="00BA6037">
        <w:rPr>
          <w:rFonts w:ascii="Segoe UI Symbol" w:hAnsi="Segoe UI Symbol" w:cs="Segoe UI Symbol"/>
          <w:color w:val="000000" w:themeColor="text1"/>
        </w:rPr>
        <w:t>☐</w:t>
      </w:r>
      <w:r w:rsidRPr="00BA6037">
        <w:rPr>
          <w:color w:val="000000" w:themeColor="text1"/>
        </w:rPr>
        <w:t xml:space="preserve"> Every 6 months    </w:t>
      </w:r>
      <w:r w:rsidRPr="00BA6037">
        <w:rPr>
          <w:rFonts w:ascii="Segoe UI Symbol" w:hAnsi="Segoe UI Symbol" w:cs="Segoe UI Symbol"/>
          <w:color w:val="000000" w:themeColor="text1"/>
        </w:rPr>
        <w:t>☐</w:t>
      </w:r>
      <w:r w:rsidRPr="00BA6037">
        <w:rPr>
          <w:color w:val="000000" w:themeColor="text1"/>
        </w:rPr>
        <w:t xml:space="preserve"> Annually    </w:t>
      </w:r>
      <w:r w:rsidRPr="00BA6037">
        <w:rPr>
          <w:rFonts w:ascii="Segoe UI Symbol" w:hAnsi="Segoe UI Symbol" w:cs="Segoe UI Symbol"/>
          <w:color w:val="000000" w:themeColor="text1"/>
        </w:rPr>
        <w:t>☐</w:t>
      </w:r>
      <w:r w:rsidRPr="00BA6037">
        <w:rPr>
          <w:color w:val="000000" w:themeColor="text1"/>
        </w:rPr>
        <w:t xml:space="preserve"> Only when broken</w:t>
      </w:r>
    </w:p>
    <w:p w14:paraId="3A2CE8D5" w14:textId="77777777" w:rsidR="008C31FC" w:rsidRPr="00BA6037" w:rsidRDefault="008C31FC" w:rsidP="00BA6037">
      <w:pPr>
        <w:spacing w:before="60" w:after="60" w:line="360" w:lineRule="auto"/>
        <w:rPr>
          <w:color w:val="000000" w:themeColor="text1"/>
        </w:rPr>
      </w:pPr>
    </w:p>
    <w:p w14:paraId="67ED05A6" w14:textId="77777777" w:rsidR="008C31FC" w:rsidRPr="00BA6037" w:rsidRDefault="00EC782C" w:rsidP="00BA6037">
      <w:pPr>
        <w:spacing w:before="80" w:after="80" w:line="360" w:lineRule="auto"/>
        <w:jc w:val="both"/>
        <w:rPr>
          <w:color w:val="000000" w:themeColor="text1"/>
        </w:rPr>
      </w:pPr>
      <w:r w:rsidRPr="00BA6037">
        <w:rPr>
          <w:color w:val="000000" w:themeColor="text1"/>
        </w:rPr>
        <w:t>5.  What are the main challenges you face when accessing water in your community?</w:t>
      </w:r>
    </w:p>
    <w:p w14:paraId="0AFE9C15"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_______________________________________________________________________________</w:t>
      </w:r>
    </w:p>
    <w:p w14:paraId="64B67EE2"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_______________________________________________________________________________</w:t>
      </w:r>
    </w:p>
    <w:p w14:paraId="482E9937" w14:textId="77777777" w:rsidR="008C31FC" w:rsidRPr="00BA6037" w:rsidRDefault="008C31FC" w:rsidP="00BA6037">
      <w:pPr>
        <w:spacing w:before="60" w:after="60" w:line="360" w:lineRule="auto"/>
        <w:rPr>
          <w:color w:val="000000" w:themeColor="text1"/>
        </w:rPr>
      </w:pPr>
    </w:p>
    <w:p w14:paraId="3EB8A926" w14:textId="77777777" w:rsidR="008C31FC" w:rsidRPr="00BA6037" w:rsidRDefault="00EC782C" w:rsidP="00BA6037">
      <w:pPr>
        <w:spacing w:before="80" w:after="80" w:line="360" w:lineRule="auto"/>
        <w:jc w:val="both"/>
        <w:rPr>
          <w:color w:val="000000" w:themeColor="text1"/>
        </w:rPr>
      </w:pPr>
      <w:r w:rsidRPr="00BA6037">
        <w:rPr>
          <w:color w:val="000000" w:themeColor="text1"/>
        </w:rPr>
        <w:lastRenderedPageBreak/>
        <w:t>6.  Have you ever been unable to access water for more than one day due to a broken water point?</w:t>
      </w:r>
    </w:p>
    <w:p w14:paraId="4D3DEC4C"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w:t>
      </w:r>
      <w:r w:rsidRPr="00BA6037">
        <w:rPr>
          <w:rFonts w:ascii="Segoe UI Symbol" w:hAnsi="Segoe UI Symbol" w:cs="Segoe UI Symbol"/>
          <w:color w:val="000000" w:themeColor="text1"/>
        </w:rPr>
        <w:t>☐</w:t>
      </w:r>
      <w:r w:rsidRPr="00BA6037">
        <w:rPr>
          <w:color w:val="000000" w:themeColor="text1"/>
        </w:rPr>
        <w:t xml:space="preserve"> Yes    </w:t>
      </w:r>
      <w:r w:rsidRPr="00BA6037">
        <w:rPr>
          <w:rFonts w:ascii="Segoe UI Symbol" w:hAnsi="Segoe UI Symbol" w:cs="Segoe UI Symbol"/>
          <w:color w:val="000000" w:themeColor="text1"/>
        </w:rPr>
        <w:t>☐</w:t>
      </w:r>
      <w:r w:rsidRPr="00BA6037">
        <w:rPr>
          <w:color w:val="000000" w:themeColor="text1"/>
        </w:rPr>
        <w:t xml:space="preserve"> No    </w:t>
      </w:r>
      <w:r w:rsidRPr="00BA6037">
        <w:rPr>
          <w:rFonts w:ascii="Segoe UI Symbol" w:hAnsi="Segoe UI Symbol" w:cs="Segoe UI Symbol"/>
          <w:color w:val="000000" w:themeColor="text1"/>
        </w:rPr>
        <w:t>☐</w:t>
      </w:r>
      <w:r w:rsidRPr="00BA6037">
        <w:rPr>
          <w:color w:val="000000" w:themeColor="text1"/>
        </w:rPr>
        <w:t xml:space="preserve"> Unsure</w:t>
      </w:r>
    </w:p>
    <w:p w14:paraId="5B9F031D" w14:textId="77777777" w:rsidR="008C31FC" w:rsidRPr="00BA6037" w:rsidRDefault="008C31FC" w:rsidP="00BA6037">
      <w:pPr>
        <w:spacing w:before="60" w:after="60" w:line="360" w:lineRule="auto"/>
        <w:rPr>
          <w:color w:val="000000" w:themeColor="text1"/>
        </w:rPr>
      </w:pPr>
    </w:p>
    <w:p w14:paraId="7E4751C3" w14:textId="77777777" w:rsidR="008C31FC" w:rsidRPr="00BA6037" w:rsidRDefault="00EC782C" w:rsidP="00BA6037">
      <w:pPr>
        <w:spacing w:before="80" w:after="80" w:line="360" w:lineRule="auto"/>
        <w:jc w:val="both"/>
        <w:rPr>
          <w:color w:val="000000" w:themeColor="text1"/>
        </w:rPr>
      </w:pPr>
      <w:r w:rsidRPr="00BA6037">
        <w:rPr>
          <w:color w:val="000000" w:themeColor="text1"/>
        </w:rPr>
        <w:t>7.  Would you support the use of a mobile application or web dashboard by local authorities to monitor and prioritise water point repairs?</w:t>
      </w:r>
    </w:p>
    <w:p w14:paraId="1118AB11"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w:t>
      </w:r>
      <w:r w:rsidRPr="00BA6037">
        <w:rPr>
          <w:rFonts w:ascii="Segoe UI Symbol" w:hAnsi="Segoe UI Symbol" w:cs="Segoe UI Symbol"/>
          <w:color w:val="000000" w:themeColor="text1"/>
        </w:rPr>
        <w:t>☐</w:t>
      </w:r>
      <w:r w:rsidRPr="00BA6037">
        <w:rPr>
          <w:color w:val="000000" w:themeColor="text1"/>
        </w:rPr>
        <w:t xml:space="preserve"> Strongly agree    </w:t>
      </w:r>
      <w:r w:rsidRPr="00BA6037">
        <w:rPr>
          <w:rFonts w:ascii="Segoe UI Symbol" w:hAnsi="Segoe UI Symbol" w:cs="Segoe UI Symbol"/>
          <w:color w:val="000000" w:themeColor="text1"/>
        </w:rPr>
        <w:t>☐</w:t>
      </w:r>
      <w:r w:rsidRPr="00BA6037">
        <w:rPr>
          <w:color w:val="000000" w:themeColor="text1"/>
        </w:rPr>
        <w:t xml:space="preserve"> Agree    </w:t>
      </w:r>
      <w:r w:rsidRPr="00BA6037">
        <w:rPr>
          <w:rFonts w:ascii="Segoe UI Symbol" w:hAnsi="Segoe UI Symbol" w:cs="Segoe UI Symbol"/>
          <w:color w:val="000000" w:themeColor="text1"/>
        </w:rPr>
        <w:t>☐</w:t>
      </w:r>
      <w:r w:rsidRPr="00BA6037">
        <w:rPr>
          <w:color w:val="000000" w:themeColor="text1"/>
        </w:rPr>
        <w:t xml:space="preserve"> Neutral    </w:t>
      </w:r>
      <w:r w:rsidRPr="00BA6037">
        <w:rPr>
          <w:rFonts w:ascii="Segoe UI Symbol" w:hAnsi="Segoe UI Symbol" w:cs="Segoe UI Symbol"/>
          <w:color w:val="000000" w:themeColor="text1"/>
        </w:rPr>
        <w:t>☐</w:t>
      </w:r>
      <w:r w:rsidRPr="00BA6037">
        <w:rPr>
          <w:color w:val="000000" w:themeColor="text1"/>
        </w:rPr>
        <w:t xml:space="preserve"> Disagree    </w:t>
      </w:r>
      <w:r w:rsidRPr="00BA6037">
        <w:rPr>
          <w:rFonts w:ascii="Segoe UI Symbol" w:hAnsi="Segoe UI Symbol" w:cs="Segoe UI Symbol"/>
          <w:color w:val="000000" w:themeColor="text1"/>
        </w:rPr>
        <w:t>☐</w:t>
      </w:r>
      <w:r w:rsidRPr="00BA6037">
        <w:rPr>
          <w:color w:val="000000" w:themeColor="text1"/>
        </w:rPr>
        <w:t xml:space="preserve"> Strongly disagree</w:t>
      </w:r>
    </w:p>
    <w:p w14:paraId="7A675D26" w14:textId="77777777" w:rsidR="008C31FC" w:rsidRPr="00BA6037" w:rsidRDefault="008C31FC" w:rsidP="00BA6037">
      <w:pPr>
        <w:spacing w:before="60" w:after="60" w:line="360" w:lineRule="auto"/>
        <w:rPr>
          <w:color w:val="000000" w:themeColor="text1"/>
        </w:rPr>
      </w:pPr>
    </w:p>
    <w:p w14:paraId="6A6D80ED" w14:textId="77777777" w:rsidR="008C31FC" w:rsidRPr="00BA6037" w:rsidRDefault="00EC782C" w:rsidP="00BA6037">
      <w:pPr>
        <w:spacing w:before="80" w:after="80" w:line="360" w:lineRule="auto"/>
        <w:jc w:val="both"/>
        <w:rPr>
          <w:color w:val="000000" w:themeColor="text1"/>
        </w:rPr>
      </w:pPr>
      <w:r w:rsidRPr="00BA6037">
        <w:rPr>
          <w:color w:val="000000" w:themeColor="text1"/>
        </w:rPr>
        <w:t>8.  Any additional comments or suggestions regarding water access in your community:</w:t>
      </w:r>
    </w:p>
    <w:p w14:paraId="05F7E356"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_______________________________________________________________________________</w:t>
      </w:r>
    </w:p>
    <w:p w14:paraId="11D9088D" w14:textId="77777777" w:rsidR="008C31FC" w:rsidRPr="00BA6037" w:rsidRDefault="00EC782C" w:rsidP="00BA6037">
      <w:pPr>
        <w:spacing w:before="80" w:after="80" w:line="360" w:lineRule="auto"/>
        <w:jc w:val="both"/>
        <w:rPr>
          <w:color w:val="000000" w:themeColor="text1"/>
        </w:rPr>
      </w:pPr>
      <w:r w:rsidRPr="00BA6037">
        <w:rPr>
          <w:color w:val="000000" w:themeColor="text1"/>
        </w:rPr>
        <w:t xml:space="preserve">    _______________________________________________________________________________</w:t>
      </w:r>
    </w:p>
    <w:p w14:paraId="4E29C670" w14:textId="77777777" w:rsidR="008C31FC" w:rsidRPr="00BA6037" w:rsidRDefault="00EC782C" w:rsidP="00BA6037">
      <w:pPr>
        <w:spacing w:line="360" w:lineRule="auto"/>
        <w:rPr>
          <w:color w:val="000000" w:themeColor="text1"/>
        </w:rPr>
      </w:pPr>
      <w:r w:rsidRPr="00BA6037">
        <w:rPr>
          <w:color w:val="000000" w:themeColor="text1"/>
        </w:rPr>
        <w:br w:type="page"/>
      </w:r>
    </w:p>
    <w:p w14:paraId="33AE9FE3" w14:textId="77777777" w:rsidR="008C31FC" w:rsidRPr="00BA6037" w:rsidRDefault="00EC782C" w:rsidP="00BA6037">
      <w:pPr>
        <w:pStyle w:val="Heading2"/>
      </w:pPr>
      <w:bookmarkStart w:id="140" w:name="_Toc229650896"/>
      <w:r w:rsidRPr="00BA6037">
        <w:lastRenderedPageBreak/>
        <w:t>Appendix B: Budget</w:t>
      </w:r>
      <w:bookmarkEnd w:id="140"/>
    </w:p>
    <w:p w14:paraId="4D38A234"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following budget outlines the estimated expenditure incurred during the execution of this research project.</w:t>
      </w:r>
    </w:p>
    <w:p w14:paraId="2522D855" w14:textId="3AF429B6" w:rsidR="00BA6037" w:rsidRPr="00BA6037" w:rsidRDefault="00BA6037" w:rsidP="00BA6037">
      <w:pPr>
        <w:pStyle w:val="Caption"/>
        <w:keepNext/>
        <w:jc w:val="left"/>
        <w:rPr>
          <w:lang w:val="en-US"/>
        </w:rPr>
      </w:pPr>
    </w:p>
    <w:tbl>
      <w:tblPr>
        <w:tblStyle w:val="TableGrid"/>
        <w:tblW w:w="0" w:type="auto"/>
        <w:tblLook w:val="04A0" w:firstRow="1" w:lastRow="0" w:firstColumn="1" w:lastColumn="0" w:noHBand="0" w:noVBand="1"/>
      </w:tblPr>
      <w:tblGrid>
        <w:gridCol w:w="4328"/>
        <w:gridCol w:w="4328"/>
      </w:tblGrid>
      <w:tr w:rsidR="00E75D61" w:rsidRPr="00BA6037" w14:paraId="65BB868E" w14:textId="77777777" w:rsidTr="00E75D61">
        <w:tc>
          <w:tcPr>
            <w:tcW w:w="4328" w:type="dxa"/>
          </w:tcPr>
          <w:p w14:paraId="1DF58A51" w14:textId="240048FC" w:rsidR="00E75D61" w:rsidRPr="00BA6037" w:rsidRDefault="00E75D61" w:rsidP="00BA6037">
            <w:pPr>
              <w:spacing w:before="60" w:after="60" w:line="360" w:lineRule="auto"/>
              <w:rPr>
                <w:color w:val="000000" w:themeColor="text1"/>
              </w:rPr>
            </w:pPr>
            <w:r w:rsidRPr="00BA6037">
              <w:rPr>
                <w:color w:val="000000" w:themeColor="text1"/>
              </w:rPr>
              <w:t xml:space="preserve">Item  </w:t>
            </w:r>
          </w:p>
        </w:tc>
        <w:tc>
          <w:tcPr>
            <w:tcW w:w="4328" w:type="dxa"/>
          </w:tcPr>
          <w:p w14:paraId="6FC7F980" w14:textId="3D57A2EE" w:rsidR="00E75D61" w:rsidRPr="00BA6037" w:rsidRDefault="00E75D61" w:rsidP="00BA6037">
            <w:pPr>
              <w:spacing w:before="60" w:after="60" w:line="360" w:lineRule="auto"/>
              <w:rPr>
                <w:color w:val="000000" w:themeColor="text1"/>
              </w:rPr>
            </w:pPr>
            <w:r w:rsidRPr="00BA6037">
              <w:rPr>
                <w:color w:val="000000" w:themeColor="text1"/>
              </w:rPr>
              <w:t>Cost (KES)</w:t>
            </w:r>
          </w:p>
        </w:tc>
      </w:tr>
      <w:tr w:rsidR="00E75D61" w:rsidRPr="00BA6037" w14:paraId="21AF0306" w14:textId="77777777" w:rsidTr="00E75D61">
        <w:tc>
          <w:tcPr>
            <w:tcW w:w="4328" w:type="dxa"/>
          </w:tcPr>
          <w:p w14:paraId="6625D485" w14:textId="12CDBC04" w:rsidR="00E75D61" w:rsidRPr="00BA6037" w:rsidRDefault="00E75D61" w:rsidP="00BA6037">
            <w:pPr>
              <w:spacing w:before="60" w:after="60" w:line="360" w:lineRule="auto"/>
              <w:rPr>
                <w:color w:val="000000" w:themeColor="text1"/>
              </w:rPr>
            </w:pPr>
            <w:r w:rsidRPr="00BA6037">
              <w:rPr>
                <w:color w:val="000000" w:themeColor="text1"/>
              </w:rPr>
              <w:t>Laptop usage (personal)</w:t>
            </w:r>
          </w:p>
        </w:tc>
        <w:tc>
          <w:tcPr>
            <w:tcW w:w="4328" w:type="dxa"/>
          </w:tcPr>
          <w:p w14:paraId="5456D179" w14:textId="2F6AB0E1" w:rsidR="00E75D61" w:rsidRPr="00BA6037" w:rsidRDefault="00E75D61" w:rsidP="00BA6037">
            <w:pPr>
              <w:spacing w:before="60" w:after="60" w:line="360" w:lineRule="auto"/>
              <w:rPr>
                <w:color w:val="000000" w:themeColor="text1"/>
                <w:lang w:val="en-US"/>
              </w:rPr>
            </w:pPr>
            <w:r w:rsidRPr="00BA6037">
              <w:rPr>
                <w:color w:val="000000" w:themeColor="text1"/>
                <w:lang w:val="en-US"/>
              </w:rPr>
              <w:t>0</w:t>
            </w:r>
          </w:p>
        </w:tc>
      </w:tr>
      <w:tr w:rsidR="00E75D61" w:rsidRPr="00BA6037" w14:paraId="16F0CE8E" w14:textId="77777777" w:rsidTr="00E75D61">
        <w:tc>
          <w:tcPr>
            <w:tcW w:w="4328" w:type="dxa"/>
          </w:tcPr>
          <w:p w14:paraId="5213BE84" w14:textId="002D61E1" w:rsidR="00E75D61" w:rsidRPr="00BA6037" w:rsidRDefault="00E75D61" w:rsidP="00BA6037">
            <w:pPr>
              <w:spacing w:before="60" w:after="60" w:line="360" w:lineRule="auto"/>
              <w:rPr>
                <w:color w:val="000000" w:themeColor="text1"/>
                <w:lang w:val="en-US"/>
              </w:rPr>
            </w:pPr>
            <w:r w:rsidRPr="00BA6037">
              <w:rPr>
                <w:color w:val="000000" w:themeColor="text1"/>
              </w:rPr>
              <w:t>Software tools (Python, Power BI, MySQL — all free)</w:t>
            </w:r>
          </w:p>
        </w:tc>
        <w:tc>
          <w:tcPr>
            <w:tcW w:w="4328" w:type="dxa"/>
          </w:tcPr>
          <w:p w14:paraId="5A80B6C7" w14:textId="2B107AFC" w:rsidR="00E75D61" w:rsidRPr="00BA6037" w:rsidRDefault="00E75D61" w:rsidP="00BA6037">
            <w:pPr>
              <w:spacing w:before="60" w:after="60" w:line="360" w:lineRule="auto"/>
              <w:rPr>
                <w:color w:val="000000" w:themeColor="text1"/>
                <w:lang w:val="en-US"/>
              </w:rPr>
            </w:pPr>
            <w:r w:rsidRPr="00BA6037">
              <w:rPr>
                <w:color w:val="000000" w:themeColor="text1"/>
                <w:lang w:val="en-US"/>
              </w:rPr>
              <w:t>0</w:t>
            </w:r>
          </w:p>
        </w:tc>
      </w:tr>
      <w:tr w:rsidR="00E75D61" w:rsidRPr="00BA6037" w14:paraId="5B683A3A" w14:textId="77777777" w:rsidTr="00E75D61">
        <w:tc>
          <w:tcPr>
            <w:tcW w:w="4328" w:type="dxa"/>
          </w:tcPr>
          <w:p w14:paraId="2F30E465" w14:textId="199ABF80" w:rsidR="00E75D61" w:rsidRPr="00BA6037" w:rsidRDefault="00E75D61" w:rsidP="00BA6037">
            <w:pPr>
              <w:spacing w:before="60" w:after="60" w:line="360" w:lineRule="auto"/>
              <w:rPr>
                <w:color w:val="000000" w:themeColor="text1"/>
              </w:rPr>
            </w:pPr>
            <w:r w:rsidRPr="00BA6037">
              <w:rPr>
                <w:color w:val="000000" w:themeColor="text1"/>
              </w:rPr>
              <w:t xml:space="preserve">Internet and data charges                              </w:t>
            </w:r>
          </w:p>
        </w:tc>
        <w:tc>
          <w:tcPr>
            <w:tcW w:w="4328" w:type="dxa"/>
          </w:tcPr>
          <w:p w14:paraId="01B6C31F" w14:textId="02269C0F" w:rsidR="00E75D61" w:rsidRPr="00BA6037" w:rsidRDefault="00E75D61" w:rsidP="00BA6037">
            <w:pPr>
              <w:spacing w:before="60" w:after="60" w:line="360" w:lineRule="auto"/>
              <w:rPr>
                <w:color w:val="000000" w:themeColor="text1"/>
                <w:lang w:val="en-US"/>
              </w:rPr>
            </w:pPr>
            <w:r w:rsidRPr="00BA6037">
              <w:rPr>
                <w:color w:val="000000" w:themeColor="text1"/>
                <w:lang w:val="en-US"/>
              </w:rPr>
              <w:t>5000</w:t>
            </w:r>
          </w:p>
        </w:tc>
      </w:tr>
      <w:tr w:rsidR="00E75D61" w:rsidRPr="00BA6037" w14:paraId="0A7726FB" w14:textId="77777777" w:rsidTr="00E75D61">
        <w:tc>
          <w:tcPr>
            <w:tcW w:w="4328" w:type="dxa"/>
          </w:tcPr>
          <w:p w14:paraId="488EA53B" w14:textId="30877C66" w:rsidR="00E75D61" w:rsidRPr="00BA6037" w:rsidRDefault="00E75D61" w:rsidP="00BA6037">
            <w:pPr>
              <w:spacing w:before="60" w:after="60" w:line="360" w:lineRule="auto"/>
              <w:rPr>
                <w:color w:val="000000" w:themeColor="text1"/>
              </w:rPr>
            </w:pPr>
            <w:r w:rsidRPr="00BA6037">
              <w:rPr>
                <w:color w:val="000000" w:themeColor="text1"/>
              </w:rPr>
              <w:t>Printing and binding of final report</w:t>
            </w:r>
          </w:p>
        </w:tc>
        <w:tc>
          <w:tcPr>
            <w:tcW w:w="4328" w:type="dxa"/>
          </w:tcPr>
          <w:p w14:paraId="236590F7" w14:textId="12392A40" w:rsidR="00E75D61" w:rsidRPr="00BA6037" w:rsidRDefault="00E75D61" w:rsidP="00BA6037">
            <w:pPr>
              <w:spacing w:before="60" w:after="60" w:line="360" w:lineRule="auto"/>
              <w:rPr>
                <w:color w:val="000000" w:themeColor="text1"/>
                <w:lang w:val="en-US"/>
              </w:rPr>
            </w:pPr>
            <w:r w:rsidRPr="00BA6037">
              <w:rPr>
                <w:color w:val="000000" w:themeColor="text1"/>
                <w:lang w:val="en-US"/>
              </w:rPr>
              <w:t>500</w:t>
            </w:r>
          </w:p>
        </w:tc>
      </w:tr>
      <w:tr w:rsidR="00E75D61" w:rsidRPr="00BA6037" w14:paraId="6B359D9B" w14:textId="77777777" w:rsidTr="00E75D61">
        <w:tc>
          <w:tcPr>
            <w:tcW w:w="4328" w:type="dxa"/>
          </w:tcPr>
          <w:p w14:paraId="181F1718" w14:textId="2263DAEC" w:rsidR="00E75D61" w:rsidRPr="00BA6037" w:rsidRDefault="00E75D61" w:rsidP="00BA6037">
            <w:pPr>
              <w:spacing w:before="60" w:after="60" w:line="360" w:lineRule="auto"/>
              <w:rPr>
                <w:color w:val="000000" w:themeColor="text1"/>
              </w:rPr>
            </w:pPr>
            <w:r w:rsidRPr="00BA6037">
              <w:rPr>
                <w:color w:val="000000" w:themeColor="text1"/>
              </w:rPr>
              <w:t xml:space="preserve">Electricity (additional usage during project)          </w:t>
            </w:r>
          </w:p>
        </w:tc>
        <w:tc>
          <w:tcPr>
            <w:tcW w:w="4328" w:type="dxa"/>
          </w:tcPr>
          <w:p w14:paraId="7BC5B820" w14:textId="02029C1C" w:rsidR="00E75D61" w:rsidRPr="00BA6037" w:rsidRDefault="00E75D61" w:rsidP="00BA6037">
            <w:pPr>
              <w:spacing w:before="60" w:after="60" w:line="360" w:lineRule="auto"/>
              <w:rPr>
                <w:color w:val="000000" w:themeColor="text1"/>
                <w:lang w:val="en-US"/>
              </w:rPr>
            </w:pPr>
            <w:r w:rsidRPr="00BA6037">
              <w:rPr>
                <w:color w:val="000000" w:themeColor="text1"/>
                <w:lang w:val="en-US"/>
              </w:rPr>
              <w:t>2000</w:t>
            </w:r>
          </w:p>
        </w:tc>
      </w:tr>
      <w:tr w:rsidR="00E75D61" w:rsidRPr="00BA6037" w14:paraId="7EA7F497" w14:textId="77777777" w:rsidTr="00E75D61">
        <w:tc>
          <w:tcPr>
            <w:tcW w:w="4328" w:type="dxa"/>
          </w:tcPr>
          <w:p w14:paraId="7A3AF97F" w14:textId="39DE48A7" w:rsidR="00E75D61" w:rsidRPr="00BA6037" w:rsidRDefault="00E75D61" w:rsidP="00BA6037">
            <w:pPr>
              <w:spacing w:before="60" w:after="60" w:line="360" w:lineRule="auto"/>
              <w:rPr>
                <w:color w:val="000000" w:themeColor="text1"/>
                <w:lang w:val="en-US"/>
              </w:rPr>
            </w:pPr>
            <w:r w:rsidRPr="00BA6037">
              <w:rPr>
                <w:color w:val="000000" w:themeColor="text1"/>
                <w:lang w:val="en-US"/>
              </w:rPr>
              <w:t>Total</w:t>
            </w:r>
          </w:p>
        </w:tc>
        <w:tc>
          <w:tcPr>
            <w:tcW w:w="4328" w:type="dxa"/>
          </w:tcPr>
          <w:p w14:paraId="438273F9" w14:textId="1986543A" w:rsidR="00E75D61" w:rsidRPr="00BA6037" w:rsidRDefault="00E75D61" w:rsidP="00BA6037">
            <w:pPr>
              <w:keepNext/>
              <w:spacing w:before="60" w:after="60" w:line="360" w:lineRule="auto"/>
              <w:rPr>
                <w:color w:val="000000" w:themeColor="text1"/>
                <w:lang w:val="en-US"/>
              </w:rPr>
            </w:pPr>
            <w:r w:rsidRPr="00BA6037">
              <w:rPr>
                <w:color w:val="000000" w:themeColor="text1"/>
                <w:lang w:val="en-US"/>
              </w:rPr>
              <w:t>7500</w:t>
            </w:r>
          </w:p>
        </w:tc>
      </w:tr>
    </w:tbl>
    <w:p w14:paraId="4918399D" w14:textId="00B701E8" w:rsidR="00BA6037" w:rsidRDefault="00BA6037">
      <w:pPr>
        <w:pStyle w:val="Caption"/>
      </w:pPr>
      <w:r>
        <w:t xml:space="preserve">Table </w:t>
      </w:r>
      <w:fldSimple w:instr=" SEQ Table \* ARABIC ">
        <w:r>
          <w:rPr>
            <w:noProof/>
          </w:rPr>
          <w:t>1</w:t>
        </w:r>
      </w:fldSimple>
      <w:r>
        <w:rPr>
          <w:lang w:val="en-US"/>
        </w:rPr>
        <w:t>: Budget</w:t>
      </w:r>
    </w:p>
    <w:p w14:paraId="5C64297A" w14:textId="16AA9C0C" w:rsidR="00E75D61" w:rsidRPr="00BA6037" w:rsidRDefault="00EC782C" w:rsidP="00BA6037">
      <w:pPr>
        <w:pStyle w:val="Heading2"/>
      </w:pPr>
      <w:r w:rsidRPr="00BA6037">
        <w:br w:type="page"/>
      </w:r>
      <w:r w:rsidR="00E75D61" w:rsidRPr="00BA6037">
        <w:rPr>
          <w:rFonts w:eastAsiaTheme="majorEastAsia"/>
          <w:sz w:val="28"/>
          <w:szCs w:val="40"/>
        </w:rPr>
        <w:lastRenderedPageBreak/>
        <w:t> </w:t>
      </w:r>
      <w:bookmarkStart w:id="141" w:name="_Toc220943577"/>
      <w:bookmarkStart w:id="142" w:name="_Toc229650897"/>
      <w:r w:rsidR="00E75D61" w:rsidRPr="00BA6037">
        <w:t>A</w:t>
      </w:r>
      <w:r w:rsidR="00BA6037" w:rsidRPr="00BA6037">
        <w:t xml:space="preserve">ppendix </w:t>
      </w:r>
      <w:r w:rsidR="00E75D61" w:rsidRPr="00BA6037">
        <w:t>C: Timeframe (Gantt Chart)</w:t>
      </w:r>
      <w:bookmarkEnd w:id="141"/>
      <w:bookmarkEnd w:id="142"/>
    </w:p>
    <w:tbl>
      <w:tblPr>
        <w:tblW w:w="0" w:type="auto"/>
        <w:tblCellMar>
          <w:top w:w="15" w:type="dxa"/>
          <w:left w:w="15" w:type="dxa"/>
          <w:bottom w:w="15" w:type="dxa"/>
          <w:right w:w="15" w:type="dxa"/>
        </w:tblCellMar>
        <w:tblLook w:val="04A0" w:firstRow="1" w:lastRow="0" w:firstColumn="1" w:lastColumn="0" w:noHBand="0" w:noVBand="1"/>
        <w:tblCaption w:val="Project Timeframe Gantt Chart"/>
      </w:tblPr>
      <w:tblGrid>
        <w:gridCol w:w="1899"/>
        <w:gridCol w:w="2236"/>
        <w:gridCol w:w="2160"/>
        <w:gridCol w:w="2340"/>
      </w:tblGrid>
      <w:tr w:rsidR="00E75D61" w:rsidRPr="00BA6037" w14:paraId="351DA6AA" w14:textId="77777777" w:rsidTr="00EC782C">
        <w:trPr>
          <w:trHeight w:val="94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98109B"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Activity</w:t>
            </w:r>
          </w:p>
        </w:tc>
        <w:tc>
          <w:tcPr>
            <w:tcW w:w="22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C1B146"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Month 1</w:t>
            </w:r>
          </w:p>
        </w:tc>
        <w:tc>
          <w:tcPr>
            <w:tcW w:w="216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6BA8F4B"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Month 2</w:t>
            </w:r>
          </w:p>
        </w:tc>
        <w:tc>
          <w:tcPr>
            <w:tcW w:w="23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E17E0F3"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Month 3</w:t>
            </w:r>
          </w:p>
        </w:tc>
      </w:tr>
      <w:tr w:rsidR="00E75D61" w:rsidRPr="00BA6037" w14:paraId="164BCF9A" w14:textId="77777777" w:rsidTr="00EC782C">
        <w:trPr>
          <w:trHeight w:val="97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8FA02C"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Proposal writing</w:t>
            </w:r>
          </w:p>
        </w:tc>
        <w:tc>
          <w:tcPr>
            <w:tcW w:w="2236"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20" w:type="dxa"/>
              <w:left w:w="20" w:type="dxa"/>
              <w:bottom w:w="20" w:type="dxa"/>
              <w:right w:w="20" w:type="dxa"/>
            </w:tcMar>
            <w:hideMark/>
          </w:tcPr>
          <w:p w14:paraId="1A009EB7" w14:textId="77777777" w:rsidR="00E75D61" w:rsidRPr="00BA6037" w:rsidRDefault="00E75D61" w:rsidP="00BA6037">
            <w:pPr>
              <w:spacing w:line="360" w:lineRule="auto"/>
              <w:rPr>
                <w:rFonts w:eastAsiaTheme="majorEastAsia"/>
                <w:color w:val="000000" w:themeColor="text1"/>
                <w:sz w:val="28"/>
                <w:szCs w:val="40"/>
              </w:rPr>
            </w:pPr>
          </w:p>
        </w:tc>
        <w:tc>
          <w:tcPr>
            <w:tcW w:w="216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D58715" w14:textId="77777777" w:rsidR="00E75D61" w:rsidRPr="00BA6037" w:rsidRDefault="00E75D61" w:rsidP="00BA6037">
            <w:pPr>
              <w:spacing w:line="360" w:lineRule="auto"/>
              <w:rPr>
                <w:rFonts w:eastAsiaTheme="majorEastAsia"/>
                <w:color w:val="000000" w:themeColor="text1"/>
                <w:sz w:val="28"/>
                <w:szCs w:val="40"/>
              </w:rPr>
            </w:pPr>
          </w:p>
        </w:tc>
        <w:tc>
          <w:tcPr>
            <w:tcW w:w="23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EABF7BD" w14:textId="77777777" w:rsidR="00E75D61" w:rsidRPr="00BA6037" w:rsidRDefault="00E75D61" w:rsidP="00BA6037">
            <w:pPr>
              <w:spacing w:line="360" w:lineRule="auto"/>
              <w:rPr>
                <w:rFonts w:eastAsiaTheme="majorEastAsia"/>
                <w:color w:val="000000" w:themeColor="text1"/>
                <w:sz w:val="28"/>
                <w:szCs w:val="40"/>
              </w:rPr>
            </w:pPr>
          </w:p>
        </w:tc>
      </w:tr>
      <w:tr w:rsidR="00E75D61" w:rsidRPr="00BA6037" w14:paraId="3DC2BB22" w14:textId="77777777" w:rsidTr="00EC782C">
        <w:trPr>
          <w:trHeight w:val="94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567F46D"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Data collection</w:t>
            </w:r>
          </w:p>
        </w:tc>
        <w:tc>
          <w:tcPr>
            <w:tcW w:w="22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018DD41" w14:textId="77777777" w:rsidR="00E75D61" w:rsidRPr="00BA6037" w:rsidRDefault="00E75D61" w:rsidP="00BA6037">
            <w:pPr>
              <w:spacing w:line="360" w:lineRule="auto"/>
              <w:rPr>
                <w:rFonts w:eastAsiaTheme="majorEastAsia"/>
                <w:color w:val="000000" w:themeColor="text1"/>
                <w:sz w:val="28"/>
                <w:szCs w:val="40"/>
                <w:lang w:val="en-US"/>
              </w:rPr>
            </w:pPr>
          </w:p>
        </w:tc>
        <w:tc>
          <w:tcPr>
            <w:tcW w:w="216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20" w:type="dxa"/>
              <w:left w:w="20" w:type="dxa"/>
              <w:bottom w:w="20" w:type="dxa"/>
              <w:right w:w="20" w:type="dxa"/>
            </w:tcMar>
            <w:hideMark/>
          </w:tcPr>
          <w:p w14:paraId="44ECD091" w14:textId="77777777" w:rsidR="00E75D61" w:rsidRPr="00BA6037" w:rsidRDefault="00E75D61" w:rsidP="00BA6037">
            <w:pPr>
              <w:spacing w:line="360" w:lineRule="auto"/>
              <w:rPr>
                <w:rFonts w:eastAsiaTheme="majorEastAsia"/>
                <w:color w:val="000000" w:themeColor="text1"/>
                <w:sz w:val="28"/>
                <w:szCs w:val="40"/>
              </w:rPr>
            </w:pPr>
          </w:p>
        </w:tc>
        <w:tc>
          <w:tcPr>
            <w:tcW w:w="23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0A2F3B" w14:textId="77777777" w:rsidR="00E75D61" w:rsidRPr="00BA6037" w:rsidRDefault="00E75D61" w:rsidP="00BA6037">
            <w:pPr>
              <w:spacing w:line="360" w:lineRule="auto"/>
              <w:rPr>
                <w:rFonts w:eastAsiaTheme="majorEastAsia"/>
                <w:color w:val="000000" w:themeColor="text1"/>
                <w:sz w:val="28"/>
                <w:szCs w:val="40"/>
              </w:rPr>
            </w:pPr>
          </w:p>
        </w:tc>
      </w:tr>
      <w:tr w:rsidR="00E75D61" w:rsidRPr="00BA6037" w14:paraId="2DED991E" w14:textId="77777777" w:rsidTr="00EC782C">
        <w:trPr>
          <w:trHeight w:val="97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91D2E0"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Data cleaning</w:t>
            </w:r>
          </w:p>
        </w:tc>
        <w:tc>
          <w:tcPr>
            <w:tcW w:w="22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F53DF2C" w14:textId="77777777" w:rsidR="00E75D61" w:rsidRPr="00BA6037" w:rsidRDefault="00E75D61" w:rsidP="00BA6037">
            <w:pPr>
              <w:spacing w:line="360" w:lineRule="auto"/>
              <w:rPr>
                <w:rFonts w:eastAsiaTheme="majorEastAsia"/>
                <w:color w:val="000000" w:themeColor="text1"/>
                <w:sz w:val="28"/>
                <w:szCs w:val="40"/>
              </w:rPr>
            </w:pPr>
          </w:p>
        </w:tc>
        <w:tc>
          <w:tcPr>
            <w:tcW w:w="216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20" w:type="dxa"/>
              <w:left w:w="20" w:type="dxa"/>
              <w:bottom w:w="20" w:type="dxa"/>
              <w:right w:w="20" w:type="dxa"/>
            </w:tcMar>
            <w:hideMark/>
          </w:tcPr>
          <w:p w14:paraId="2FA5884E" w14:textId="77777777" w:rsidR="00E75D61" w:rsidRPr="00BA6037" w:rsidRDefault="00E75D61" w:rsidP="00BA6037">
            <w:pPr>
              <w:spacing w:line="360" w:lineRule="auto"/>
              <w:rPr>
                <w:rFonts w:eastAsiaTheme="majorEastAsia"/>
                <w:color w:val="000000" w:themeColor="text1"/>
                <w:sz w:val="28"/>
                <w:szCs w:val="40"/>
              </w:rPr>
            </w:pPr>
          </w:p>
        </w:tc>
        <w:tc>
          <w:tcPr>
            <w:tcW w:w="23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C6AF2B2" w14:textId="77777777" w:rsidR="00E75D61" w:rsidRPr="00BA6037" w:rsidRDefault="00E75D61" w:rsidP="00BA6037">
            <w:pPr>
              <w:spacing w:line="360" w:lineRule="auto"/>
              <w:rPr>
                <w:rFonts w:eastAsiaTheme="majorEastAsia"/>
                <w:color w:val="000000" w:themeColor="text1"/>
                <w:sz w:val="28"/>
                <w:szCs w:val="40"/>
              </w:rPr>
            </w:pPr>
          </w:p>
        </w:tc>
      </w:tr>
      <w:tr w:rsidR="00E75D61" w:rsidRPr="00BA6037" w14:paraId="489C573D" w14:textId="77777777" w:rsidTr="00EC782C">
        <w:trPr>
          <w:trHeight w:val="94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17D085"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Modeling</w:t>
            </w:r>
          </w:p>
        </w:tc>
        <w:tc>
          <w:tcPr>
            <w:tcW w:w="22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A72FC5" w14:textId="77777777" w:rsidR="00E75D61" w:rsidRPr="00BA6037" w:rsidRDefault="00E75D61" w:rsidP="00BA6037">
            <w:pPr>
              <w:spacing w:line="360" w:lineRule="auto"/>
              <w:rPr>
                <w:rFonts w:eastAsiaTheme="majorEastAsia"/>
                <w:color w:val="000000" w:themeColor="text1"/>
                <w:sz w:val="28"/>
                <w:szCs w:val="40"/>
              </w:rPr>
            </w:pPr>
          </w:p>
        </w:tc>
        <w:tc>
          <w:tcPr>
            <w:tcW w:w="216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20" w:type="dxa"/>
              <w:left w:w="20" w:type="dxa"/>
              <w:bottom w:w="20" w:type="dxa"/>
              <w:right w:w="20" w:type="dxa"/>
            </w:tcMar>
            <w:hideMark/>
          </w:tcPr>
          <w:p w14:paraId="6BE06DE8" w14:textId="77777777" w:rsidR="00E75D61" w:rsidRPr="00BA6037" w:rsidRDefault="00E75D61" w:rsidP="00BA6037">
            <w:pPr>
              <w:spacing w:line="360" w:lineRule="auto"/>
              <w:rPr>
                <w:rFonts w:eastAsiaTheme="majorEastAsia"/>
                <w:color w:val="000000" w:themeColor="text1"/>
                <w:sz w:val="28"/>
                <w:szCs w:val="40"/>
              </w:rPr>
            </w:pPr>
          </w:p>
        </w:tc>
        <w:tc>
          <w:tcPr>
            <w:tcW w:w="234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20" w:type="dxa"/>
              <w:left w:w="20" w:type="dxa"/>
              <w:bottom w:w="20" w:type="dxa"/>
              <w:right w:w="20" w:type="dxa"/>
            </w:tcMar>
            <w:hideMark/>
          </w:tcPr>
          <w:p w14:paraId="1BE55937" w14:textId="77777777" w:rsidR="00E75D61" w:rsidRPr="00BA6037" w:rsidRDefault="00E75D61" w:rsidP="00BA6037">
            <w:pPr>
              <w:spacing w:line="360" w:lineRule="auto"/>
              <w:rPr>
                <w:rFonts w:eastAsiaTheme="majorEastAsia"/>
                <w:color w:val="000000" w:themeColor="text1"/>
                <w:sz w:val="28"/>
                <w:szCs w:val="40"/>
              </w:rPr>
            </w:pPr>
          </w:p>
        </w:tc>
      </w:tr>
      <w:tr w:rsidR="00E75D61" w:rsidRPr="00BA6037" w14:paraId="4BC7A65D" w14:textId="77777777" w:rsidTr="00EC782C">
        <w:trPr>
          <w:trHeight w:val="97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0CBAB35"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Visualization</w:t>
            </w:r>
          </w:p>
        </w:tc>
        <w:tc>
          <w:tcPr>
            <w:tcW w:w="22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073E740" w14:textId="77777777" w:rsidR="00E75D61" w:rsidRPr="00BA6037" w:rsidRDefault="00E75D61" w:rsidP="00BA6037">
            <w:pPr>
              <w:spacing w:line="360" w:lineRule="auto"/>
              <w:rPr>
                <w:rFonts w:eastAsiaTheme="majorEastAsia"/>
                <w:color w:val="000000" w:themeColor="text1"/>
                <w:sz w:val="28"/>
                <w:szCs w:val="40"/>
              </w:rPr>
            </w:pPr>
          </w:p>
        </w:tc>
        <w:tc>
          <w:tcPr>
            <w:tcW w:w="216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7B314E" w14:textId="77777777" w:rsidR="00E75D61" w:rsidRPr="00BA6037" w:rsidRDefault="00E75D61" w:rsidP="00BA6037">
            <w:pPr>
              <w:spacing w:line="360" w:lineRule="auto"/>
              <w:rPr>
                <w:rFonts w:eastAsiaTheme="majorEastAsia"/>
                <w:color w:val="000000" w:themeColor="text1"/>
                <w:sz w:val="28"/>
                <w:szCs w:val="40"/>
              </w:rPr>
            </w:pPr>
          </w:p>
        </w:tc>
        <w:tc>
          <w:tcPr>
            <w:tcW w:w="234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20" w:type="dxa"/>
              <w:left w:w="20" w:type="dxa"/>
              <w:bottom w:w="20" w:type="dxa"/>
              <w:right w:w="20" w:type="dxa"/>
            </w:tcMar>
            <w:hideMark/>
          </w:tcPr>
          <w:p w14:paraId="161F59E0" w14:textId="77777777" w:rsidR="00E75D61" w:rsidRPr="00BA6037" w:rsidRDefault="00E75D61" w:rsidP="00BA6037">
            <w:pPr>
              <w:spacing w:line="360" w:lineRule="auto"/>
              <w:rPr>
                <w:rFonts w:eastAsiaTheme="majorEastAsia"/>
                <w:color w:val="000000" w:themeColor="text1"/>
                <w:sz w:val="28"/>
                <w:szCs w:val="40"/>
              </w:rPr>
            </w:pPr>
          </w:p>
        </w:tc>
      </w:tr>
      <w:tr w:rsidR="00E75D61" w:rsidRPr="00BA6037" w14:paraId="4103215A" w14:textId="77777777" w:rsidTr="00EC782C">
        <w:trPr>
          <w:trHeight w:val="94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461C45" w14:textId="77777777" w:rsidR="00E75D61" w:rsidRPr="00BA6037" w:rsidRDefault="00E75D61" w:rsidP="00BA6037">
            <w:pPr>
              <w:spacing w:line="360" w:lineRule="auto"/>
              <w:rPr>
                <w:rFonts w:eastAsiaTheme="majorEastAsia"/>
                <w:color w:val="000000" w:themeColor="text1"/>
                <w:sz w:val="28"/>
                <w:szCs w:val="40"/>
              </w:rPr>
            </w:pPr>
            <w:r w:rsidRPr="00BA6037">
              <w:rPr>
                <w:rFonts w:eastAsiaTheme="majorEastAsia"/>
                <w:color w:val="000000" w:themeColor="text1"/>
                <w:sz w:val="28"/>
                <w:szCs w:val="40"/>
              </w:rPr>
              <w:t>Report writing</w:t>
            </w:r>
          </w:p>
        </w:tc>
        <w:tc>
          <w:tcPr>
            <w:tcW w:w="22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DB75EC8" w14:textId="77777777" w:rsidR="00E75D61" w:rsidRPr="00BA6037" w:rsidRDefault="00E75D61" w:rsidP="00BA6037">
            <w:pPr>
              <w:spacing w:line="360" w:lineRule="auto"/>
              <w:rPr>
                <w:rFonts w:eastAsiaTheme="majorEastAsia"/>
                <w:color w:val="000000" w:themeColor="text1"/>
                <w:sz w:val="28"/>
                <w:szCs w:val="40"/>
              </w:rPr>
            </w:pPr>
          </w:p>
        </w:tc>
        <w:tc>
          <w:tcPr>
            <w:tcW w:w="216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EBBDEB8" w14:textId="77777777" w:rsidR="00E75D61" w:rsidRPr="00BA6037" w:rsidRDefault="00E75D61" w:rsidP="00BA6037">
            <w:pPr>
              <w:spacing w:line="360" w:lineRule="auto"/>
              <w:rPr>
                <w:rFonts w:eastAsiaTheme="majorEastAsia"/>
                <w:color w:val="000000" w:themeColor="text1"/>
                <w:sz w:val="28"/>
                <w:szCs w:val="40"/>
              </w:rPr>
            </w:pPr>
          </w:p>
        </w:tc>
        <w:tc>
          <w:tcPr>
            <w:tcW w:w="234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20" w:type="dxa"/>
              <w:left w:w="20" w:type="dxa"/>
              <w:bottom w:w="20" w:type="dxa"/>
              <w:right w:w="20" w:type="dxa"/>
            </w:tcMar>
            <w:hideMark/>
          </w:tcPr>
          <w:p w14:paraId="385C1E4C" w14:textId="77777777" w:rsidR="00E75D61" w:rsidRPr="00BA6037" w:rsidRDefault="00E75D61" w:rsidP="00BA6037">
            <w:pPr>
              <w:keepNext/>
              <w:spacing w:line="360" w:lineRule="auto"/>
              <w:rPr>
                <w:rFonts w:eastAsiaTheme="majorEastAsia"/>
                <w:color w:val="000000" w:themeColor="text1"/>
                <w:sz w:val="28"/>
                <w:szCs w:val="40"/>
              </w:rPr>
            </w:pPr>
          </w:p>
        </w:tc>
      </w:tr>
    </w:tbl>
    <w:p w14:paraId="13ED5F04" w14:textId="08A579AB" w:rsidR="008C31FC" w:rsidRPr="00BA6037" w:rsidRDefault="00BA6037" w:rsidP="00BA6037">
      <w:pPr>
        <w:pStyle w:val="Caption"/>
      </w:pPr>
      <w:bookmarkStart w:id="143" w:name="_Toc220263756"/>
      <w:r>
        <w:t xml:space="preserve">Table </w:t>
      </w:r>
      <w:fldSimple w:instr=" SEQ Table \* ARABIC ">
        <w:r>
          <w:rPr>
            <w:noProof/>
          </w:rPr>
          <w:t>2</w:t>
        </w:r>
      </w:fldSimple>
      <w:r>
        <w:rPr>
          <w:lang w:val="en-US"/>
        </w:rPr>
        <w:t>: Time Frame Gantt Char</w:t>
      </w:r>
      <w:bookmarkEnd w:id="143"/>
      <w:r>
        <w:rPr>
          <w:lang w:val="en-US"/>
        </w:rPr>
        <w:t>t</w:t>
      </w:r>
      <w:r w:rsidR="00EC782C" w:rsidRPr="00BA6037">
        <w:br w:type="page"/>
      </w:r>
    </w:p>
    <w:p w14:paraId="1462E3CA" w14:textId="77777777" w:rsidR="008C31FC" w:rsidRPr="00BA6037" w:rsidRDefault="00EC782C" w:rsidP="00BA6037">
      <w:pPr>
        <w:pStyle w:val="Heading2"/>
      </w:pPr>
      <w:bookmarkStart w:id="144" w:name="_Toc229650898"/>
      <w:r w:rsidRPr="00BA6037">
        <w:lastRenderedPageBreak/>
        <w:t>Appendix D: Program Code</w:t>
      </w:r>
      <w:bookmarkEnd w:id="144"/>
    </w:p>
    <w:p w14:paraId="30C96CDD"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complete source code for this project is organised into the following components. The full code is available in the project repository.</w:t>
      </w:r>
    </w:p>
    <w:p w14:paraId="3A6221C4" w14:textId="77777777" w:rsidR="008C31FC" w:rsidRPr="00BA6037" w:rsidRDefault="008C31FC" w:rsidP="00BA6037">
      <w:pPr>
        <w:spacing w:before="60" w:after="60" w:line="360" w:lineRule="auto"/>
        <w:rPr>
          <w:color w:val="000000" w:themeColor="text1"/>
        </w:rPr>
      </w:pPr>
    </w:p>
    <w:p w14:paraId="61B640FB"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maji_mengi_analysis.ipynb — Jupyter Notebook containing all data loading, cleaning, exploratory data analysis, predictive modelling, and export steps.</w:t>
      </w:r>
    </w:p>
    <w:p w14:paraId="27E7C2CA"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app.py — Flask backend API providing all data endpoints and the prediction API used by the web dashboard.</w:t>
      </w:r>
    </w:p>
    <w:p w14:paraId="01287E8D"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templates/index.html — Main analytics dashboard page with interactive Chart.js visualisations and filter controls.</w:t>
      </w:r>
    </w:p>
    <w:p w14:paraId="098B9F6C"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templates/predict.html — Risk prediction interface allowing users to input water point characteristics and receive a model-generated failure probability score.</w:t>
      </w:r>
    </w:p>
    <w:p w14:paraId="4C6FAE8D"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templates/admin.html — Administrator panel for dataset upload, data health monitoring, and model retraining.</w:t>
      </w:r>
    </w:p>
    <w:p w14:paraId="73884507"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static/styles.css — Stylesheet for the web application.</w:t>
      </w:r>
    </w:p>
    <w:p w14:paraId="4DCD11FB"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model.pkl — Serialised trained Random Forest Classifier.</w:t>
      </w:r>
    </w:p>
    <w:p w14:paraId="4F37AE83"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encoders.pkl — Serialised Label Encoders for categorical feature transformation.</w:t>
      </w:r>
    </w:p>
    <w:p w14:paraId="262EB9BF"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master_clean.csv — Cleaned and joined master dataset exported from the Jupyter Notebook.</w:t>
      </w:r>
    </w:p>
    <w:p w14:paraId="6998AC47" w14:textId="77777777" w:rsidR="008C31FC" w:rsidRPr="00BA6037" w:rsidRDefault="00EC782C" w:rsidP="00BA6037">
      <w:pPr>
        <w:pStyle w:val="ListParagraph"/>
        <w:numPr>
          <w:ilvl w:val="0"/>
          <w:numId w:val="3"/>
        </w:numPr>
        <w:spacing w:before="60" w:after="60" w:line="360" w:lineRule="auto"/>
        <w:rPr>
          <w:color w:val="000000" w:themeColor="text1"/>
        </w:rPr>
      </w:pPr>
      <w:r w:rsidRPr="00BA6037">
        <w:rPr>
          <w:color w:val="000000" w:themeColor="text1"/>
        </w:rPr>
        <w:t>water_points_with_risk.csv — Final dataset including failure probability and risk tier classifications for all water point records.</w:t>
      </w:r>
    </w:p>
    <w:p w14:paraId="2115FC1B" w14:textId="77777777" w:rsidR="008C31FC" w:rsidRPr="00BA6037" w:rsidRDefault="00EC782C" w:rsidP="00BA6037">
      <w:pPr>
        <w:spacing w:line="360" w:lineRule="auto"/>
        <w:rPr>
          <w:color w:val="000000" w:themeColor="text1"/>
        </w:rPr>
      </w:pPr>
      <w:r w:rsidRPr="00BA6037">
        <w:rPr>
          <w:color w:val="000000" w:themeColor="text1"/>
        </w:rPr>
        <w:br w:type="page"/>
      </w:r>
    </w:p>
    <w:p w14:paraId="63756941" w14:textId="77777777" w:rsidR="008C31FC" w:rsidRPr="00BA6037" w:rsidRDefault="00EC782C" w:rsidP="00BA6037">
      <w:pPr>
        <w:pStyle w:val="Heading2"/>
      </w:pPr>
      <w:bookmarkStart w:id="145" w:name="_Toc229650899"/>
      <w:r w:rsidRPr="00BA6037">
        <w:lastRenderedPageBreak/>
        <w:t>Appendix E: System Screenshots</w:t>
      </w:r>
      <w:bookmarkEnd w:id="145"/>
    </w:p>
    <w:p w14:paraId="2A53CD76" w14:textId="77777777" w:rsidR="008C31FC" w:rsidRPr="00BA6037" w:rsidRDefault="00EC782C" w:rsidP="00BA6037">
      <w:pPr>
        <w:spacing w:before="80" w:after="80" w:line="360" w:lineRule="auto"/>
        <w:ind w:firstLine="720"/>
        <w:jc w:val="both"/>
        <w:rPr>
          <w:color w:val="000000" w:themeColor="text1"/>
        </w:rPr>
      </w:pPr>
      <w:r w:rsidRPr="00BA6037">
        <w:rPr>
          <w:color w:val="000000" w:themeColor="text1"/>
        </w:rPr>
        <w:t>The following screenshots provide additional visual evidence of the system outputs produced during this study. Screenshots of the Jupyter Notebook analysis, Power BI dashboard, Flask web application, and model evaluation outputs should be inserted in this section.</w:t>
      </w:r>
    </w:p>
    <w:p w14:paraId="50705282" w14:textId="77777777" w:rsidR="00BA6037" w:rsidRPr="00BA6037" w:rsidRDefault="00BA6037" w:rsidP="00BA6037">
      <w:pPr>
        <w:keepNext/>
        <w:pBdr>
          <w:top w:val="single" w:sz="6" w:space="0" w:color="999999"/>
          <w:left w:val="single" w:sz="6" w:space="0" w:color="999999"/>
          <w:bottom w:val="single" w:sz="6" w:space="0" w:color="999999"/>
          <w:right w:val="single" w:sz="6" w:space="0" w:color="999999"/>
        </w:pBdr>
        <w:spacing w:before="160" w:after="160" w:line="360" w:lineRule="auto"/>
      </w:pPr>
      <w:r w:rsidRPr="00BA6037">
        <w:rPr>
          <w:noProof/>
          <w:color w:val="000000" w:themeColor="text1"/>
          <w:lang w:val="en-US"/>
        </w:rPr>
        <w:drawing>
          <wp:inline distT="0" distB="0" distL="0" distR="0" wp14:anchorId="309B2F3F" wp14:editId="40437BF1">
            <wp:extent cx="5502910" cy="4313555"/>
            <wp:effectExtent l="0" t="0" r="2540" b="0"/>
            <wp:docPr id="128265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50640" name=""/>
                    <pic:cNvPicPr/>
                  </pic:nvPicPr>
                  <pic:blipFill>
                    <a:blip r:embed="rId36"/>
                    <a:stretch>
                      <a:fillRect/>
                    </a:stretch>
                  </pic:blipFill>
                  <pic:spPr>
                    <a:xfrm>
                      <a:off x="0" y="0"/>
                      <a:ext cx="5502910" cy="4313555"/>
                    </a:xfrm>
                    <a:prstGeom prst="rect">
                      <a:avLst/>
                    </a:prstGeom>
                  </pic:spPr>
                </pic:pic>
              </a:graphicData>
            </a:graphic>
          </wp:inline>
        </w:drawing>
      </w:r>
    </w:p>
    <w:p w14:paraId="68A2CE29" w14:textId="4178F59E" w:rsidR="008C31FC" w:rsidRPr="00BA6037" w:rsidRDefault="00BA6037" w:rsidP="00BA6037">
      <w:pPr>
        <w:pStyle w:val="Caption"/>
        <w:rPr>
          <w:lang w:val="en-US"/>
        </w:rPr>
      </w:pPr>
      <w:bookmarkStart w:id="146" w:name="_Toc229425067"/>
      <w:r w:rsidRPr="00BA6037">
        <w:t xml:space="preserve">Figure </w:t>
      </w:r>
      <w:fldSimple w:instr=" SEQ Figure \* ARABIC ">
        <w:r w:rsidR="007A5087">
          <w:rPr>
            <w:noProof/>
          </w:rPr>
          <w:t>29</w:t>
        </w:r>
      </w:fldSimple>
      <w:r w:rsidRPr="00BA6037">
        <w:rPr>
          <w:lang w:val="en-US"/>
        </w:rPr>
        <w:t>: Master DataFrame Preview in Jupyter Notebook</w:t>
      </w:r>
      <w:bookmarkEnd w:id="146"/>
    </w:p>
    <w:p w14:paraId="421E65C1" w14:textId="77777777" w:rsidR="00BA6037" w:rsidRPr="00BA6037" w:rsidRDefault="00BA6037" w:rsidP="00BA6037">
      <w:pPr>
        <w:spacing w:before="40" w:after="120" w:line="360" w:lineRule="auto"/>
        <w:jc w:val="center"/>
        <w:rPr>
          <w:i/>
          <w:iCs/>
          <w:color w:val="000000" w:themeColor="text1"/>
          <w:sz w:val="20"/>
          <w:szCs w:val="20"/>
          <w:lang w:val="en-US"/>
        </w:rPr>
      </w:pPr>
    </w:p>
    <w:p w14:paraId="072FF58D" w14:textId="77777777" w:rsidR="00BA6037" w:rsidRPr="00BA6037" w:rsidRDefault="00BA6037" w:rsidP="00BA6037">
      <w:pPr>
        <w:keepNext/>
        <w:spacing w:before="40" w:after="120" w:line="360" w:lineRule="auto"/>
        <w:jc w:val="center"/>
      </w:pPr>
      <w:r w:rsidRPr="00BA6037">
        <w:rPr>
          <w:i/>
          <w:iCs/>
          <w:noProof/>
          <w:color w:val="000000" w:themeColor="text1"/>
          <w:sz w:val="20"/>
          <w:szCs w:val="20"/>
        </w:rPr>
        <w:drawing>
          <wp:inline distT="0" distB="0" distL="0" distR="0" wp14:anchorId="5DE223AF" wp14:editId="477FCCA9">
            <wp:extent cx="5502910" cy="1788160"/>
            <wp:effectExtent l="0" t="0" r="2540" b="2540"/>
            <wp:docPr id="199861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18726" name=""/>
                    <pic:cNvPicPr/>
                  </pic:nvPicPr>
                  <pic:blipFill>
                    <a:blip r:embed="rId37"/>
                    <a:stretch>
                      <a:fillRect/>
                    </a:stretch>
                  </pic:blipFill>
                  <pic:spPr>
                    <a:xfrm>
                      <a:off x="0" y="0"/>
                      <a:ext cx="5502910" cy="1788160"/>
                    </a:xfrm>
                    <a:prstGeom prst="rect">
                      <a:avLst/>
                    </a:prstGeom>
                  </pic:spPr>
                </pic:pic>
              </a:graphicData>
            </a:graphic>
          </wp:inline>
        </w:drawing>
      </w:r>
    </w:p>
    <w:p w14:paraId="52C912A2" w14:textId="26B1B7B9" w:rsidR="008C31FC" w:rsidRPr="00BA6037" w:rsidRDefault="00BA6037" w:rsidP="00BA6037">
      <w:pPr>
        <w:pStyle w:val="Caption"/>
      </w:pPr>
      <w:bookmarkStart w:id="147" w:name="_Toc229425068"/>
      <w:r w:rsidRPr="00BA6037">
        <w:t xml:space="preserve">Figure </w:t>
      </w:r>
      <w:fldSimple w:instr=" SEQ Figure \* ARABIC ">
        <w:r w:rsidR="007A5087">
          <w:rPr>
            <w:noProof/>
          </w:rPr>
          <w:t>30</w:t>
        </w:r>
      </w:fldSimple>
      <w:r w:rsidRPr="00BA6037">
        <w:t>: Functionality Status Classification Output</w:t>
      </w:r>
      <w:bookmarkEnd w:id="147"/>
      <w:r w:rsidRPr="00BA6037">
        <w:rPr>
          <w:sz w:val="20"/>
          <w:szCs w:val="20"/>
        </w:rPr>
        <w:t xml:space="preserve"> </w:t>
      </w:r>
    </w:p>
    <w:p w14:paraId="0335267C" w14:textId="77777777" w:rsidR="00BA6037" w:rsidRPr="00BA6037" w:rsidRDefault="00BA6037" w:rsidP="00BA6037">
      <w:pPr>
        <w:spacing w:before="40" w:after="120" w:line="360" w:lineRule="auto"/>
        <w:jc w:val="center"/>
        <w:rPr>
          <w:color w:val="000000" w:themeColor="text1"/>
          <w:lang w:val="en-US"/>
        </w:rPr>
      </w:pPr>
    </w:p>
    <w:p w14:paraId="06DCC478" w14:textId="77777777" w:rsidR="008C31FC" w:rsidRPr="00BA6037" w:rsidRDefault="008C31FC" w:rsidP="00BA6037">
      <w:pPr>
        <w:spacing w:before="60" w:after="60" w:line="360" w:lineRule="auto"/>
        <w:rPr>
          <w:color w:val="000000" w:themeColor="text1"/>
        </w:rPr>
      </w:pPr>
    </w:p>
    <w:p w14:paraId="54F3D6C9" w14:textId="77777777" w:rsidR="00BA6037" w:rsidRPr="00BA6037" w:rsidRDefault="00BA6037"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pPr>
      <w:r w:rsidRPr="00BA6037">
        <w:rPr>
          <w:noProof/>
          <w:color w:val="000000" w:themeColor="text1"/>
          <w:lang w:val="en-US"/>
        </w:rPr>
        <w:drawing>
          <wp:inline distT="0" distB="0" distL="0" distR="0" wp14:anchorId="29ECFBCE" wp14:editId="7C11D3F6">
            <wp:extent cx="5502910" cy="3154680"/>
            <wp:effectExtent l="0" t="0" r="2540" b="7620"/>
            <wp:docPr id="63693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6991" name=""/>
                    <pic:cNvPicPr/>
                  </pic:nvPicPr>
                  <pic:blipFill>
                    <a:blip r:embed="rId35"/>
                    <a:stretch>
                      <a:fillRect/>
                    </a:stretch>
                  </pic:blipFill>
                  <pic:spPr>
                    <a:xfrm>
                      <a:off x="0" y="0"/>
                      <a:ext cx="5502910" cy="3154680"/>
                    </a:xfrm>
                    <a:prstGeom prst="rect">
                      <a:avLst/>
                    </a:prstGeom>
                  </pic:spPr>
                </pic:pic>
              </a:graphicData>
            </a:graphic>
          </wp:inline>
        </w:drawing>
      </w:r>
    </w:p>
    <w:p w14:paraId="20C8893D" w14:textId="516D4A55" w:rsidR="008C31FC" w:rsidRPr="00BA6037" w:rsidRDefault="00BA6037" w:rsidP="00BA6037">
      <w:pPr>
        <w:pStyle w:val="Caption"/>
        <w:rPr>
          <w:lang w:val="en-US"/>
        </w:rPr>
      </w:pPr>
      <w:bookmarkStart w:id="148" w:name="_Toc229425069"/>
      <w:r w:rsidRPr="00BA6037">
        <w:t xml:space="preserve">Figure </w:t>
      </w:r>
      <w:fldSimple w:instr=" SEQ Figure \* ARABIC ">
        <w:r w:rsidR="007A5087">
          <w:rPr>
            <w:noProof/>
          </w:rPr>
          <w:t>31</w:t>
        </w:r>
      </w:fldSimple>
      <w:r w:rsidRPr="00BA6037">
        <w:rPr>
          <w:lang w:val="en-US"/>
        </w:rPr>
        <w:t>: Power BI Analytics Dashboard</w:t>
      </w:r>
      <w:bookmarkEnd w:id="148"/>
    </w:p>
    <w:p w14:paraId="48459ECF" w14:textId="77777777" w:rsidR="008C31FC" w:rsidRPr="00BA6037" w:rsidRDefault="008C31FC" w:rsidP="00BA6037">
      <w:pPr>
        <w:spacing w:before="60" w:after="60" w:line="360" w:lineRule="auto"/>
        <w:rPr>
          <w:color w:val="000000" w:themeColor="text1"/>
        </w:rPr>
      </w:pPr>
    </w:p>
    <w:p w14:paraId="7C34F5BF" w14:textId="77777777" w:rsidR="00BA6037" w:rsidRPr="00BA6037" w:rsidRDefault="00BA6037"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pPr>
      <w:r w:rsidRPr="00BA6037">
        <w:rPr>
          <w:noProof/>
          <w:color w:val="000000" w:themeColor="text1"/>
          <w:lang w:val="en-US"/>
        </w:rPr>
        <w:drawing>
          <wp:inline distT="0" distB="0" distL="0" distR="0" wp14:anchorId="26610ED4" wp14:editId="2D0B7B26">
            <wp:extent cx="5502910" cy="2698750"/>
            <wp:effectExtent l="0" t="0" r="2540" b="6350"/>
            <wp:docPr id="159053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34493" name=""/>
                    <pic:cNvPicPr/>
                  </pic:nvPicPr>
                  <pic:blipFill>
                    <a:blip r:embed="rId38"/>
                    <a:stretch>
                      <a:fillRect/>
                    </a:stretch>
                  </pic:blipFill>
                  <pic:spPr>
                    <a:xfrm>
                      <a:off x="0" y="0"/>
                      <a:ext cx="5502910" cy="2698750"/>
                    </a:xfrm>
                    <a:prstGeom prst="rect">
                      <a:avLst/>
                    </a:prstGeom>
                  </pic:spPr>
                </pic:pic>
              </a:graphicData>
            </a:graphic>
          </wp:inline>
        </w:drawing>
      </w:r>
    </w:p>
    <w:p w14:paraId="03B7DEB0" w14:textId="198D0A3D" w:rsidR="008C31FC" w:rsidRPr="00BA6037" w:rsidRDefault="00BA6037" w:rsidP="00BA6037">
      <w:pPr>
        <w:pStyle w:val="Caption"/>
        <w:rPr>
          <w:lang w:val="en-US"/>
        </w:rPr>
      </w:pPr>
      <w:bookmarkStart w:id="149" w:name="_Toc229425070"/>
      <w:r w:rsidRPr="00BA6037">
        <w:t xml:space="preserve">Figure </w:t>
      </w:r>
      <w:fldSimple w:instr=" SEQ Figure \* ARABIC ">
        <w:r w:rsidR="007A5087">
          <w:rPr>
            <w:noProof/>
          </w:rPr>
          <w:t>32</w:t>
        </w:r>
      </w:fldSimple>
      <w:r w:rsidRPr="00BA6037">
        <w:rPr>
          <w:lang w:val="en-US"/>
        </w:rPr>
        <w:t>: Web Application Dashboard (Full View)</w:t>
      </w:r>
      <w:bookmarkEnd w:id="149"/>
    </w:p>
    <w:p w14:paraId="3FE6B8AA" w14:textId="77777777" w:rsidR="008C31FC" w:rsidRPr="00BA6037" w:rsidRDefault="008C31FC" w:rsidP="00BA6037">
      <w:pPr>
        <w:spacing w:before="60" w:after="60" w:line="360" w:lineRule="auto"/>
        <w:rPr>
          <w:color w:val="000000" w:themeColor="text1"/>
        </w:rPr>
      </w:pPr>
    </w:p>
    <w:p w14:paraId="29876130" w14:textId="77777777" w:rsidR="00BA6037" w:rsidRPr="00BA6037" w:rsidRDefault="00BA6037" w:rsidP="00BA6037">
      <w:pPr>
        <w:keepNext/>
        <w:pBdr>
          <w:top w:val="single" w:sz="6" w:space="0" w:color="999999"/>
          <w:left w:val="single" w:sz="6" w:space="0" w:color="999999"/>
          <w:bottom w:val="single" w:sz="6" w:space="0" w:color="999999"/>
          <w:right w:val="single" w:sz="6" w:space="0" w:color="999999"/>
        </w:pBdr>
        <w:spacing w:before="160" w:after="160" w:line="360" w:lineRule="auto"/>
        <w:jc w:val="center"/>
      </w:pPr>
      <w:r w:rsidRPr="00BA6037">
        <w:rPr>
          <w:noProof/>
          <w:color w:val="000000" w:themeColor="text1"/>
          <w:lang w:val="en-US"/>
        </w:rPr>
        <w:lastRenderedPageBreak/>
        <w:drawing>
          <wp:inline distT="0" distB="0" distL="0" distR="0" wp14:anchorId="06093880" wp14:editId="287F5E71">
            <wp:extent cx="5502910" cy="2249170"/>
            <wp:effectExtent l="0" t="0" r="2540" b="0"/>
            <wp:docPr id="94893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35072" name=""/>
                    <pic:cNvPicPr/>
                  </pic:nvPicPr>
                  <pic:blipFill>
                    <a:blip r:embed="rId39"/>
                    <a:stretch>
                      <a:fillRect/>
                    </a:stretch>
                  </pic:blipFill>
                  <pic:spPr>
                    <a:xfrm>
                      <a:off x="0" y="0"/>
                      <a:ext cx="5502910" cy="2249170"/>
                    </a:xfrm>
                    <a:prstGeom prst="rect">
                      <a:avLst/>
                    </a:prstGeom>
                  </pic:spPr>
                </pic:pic>
              </a:graphicData>
            </a:graphic>
          </wp:inline>
        </w:drawing>
      </w:r>
    </w:p>
    <w:p w14:paraId="72354031" w14:textId="5BEF4E8C" w:rsidR="008C31FC" w:rsidRPr="00BA6037" w:rsidRDefault="00BA6037" w:rsidP="00BA6037">
      <w:pPr>
        <w:pStyle w:val="Caption"/>
        <w:rPr>
          <w:lang w:val="en-US"/>
        </w:rPr>
      </w:pPr>
      <w:bookmarkStart w:id="150" w:name="_Toc229425071"/>
      <w:r w:rsidRPr="00BA6037">
        <w:t xml:space="preserve">Figure </w:t>
      </w:r>
      <w:fldSimple w:instr=" SEQ Figure \* ARABIC ">
        <w:r w:rsidR="007A5087">
          <w:rPr>
            <w:noProof/>
          </w:rPr>
          <w:t>33</w:t>
        </w:r>
      </w:fldSimple>
      <w:r w:rsidRPr="00BA6037">
        <w:rPr>
          <w:lang w:val="en-US"/>
        </w:rPr>
        <w:t>: : Risk Predictor Page with Sample Prediction Result</w:t>
      </w:r>
      <w:bookmarkEnd w:id="150"/>
    </w:p>
    <w:sectPr w:rsidR="008C31FC" w:rsidRPr="00BA6037" w:rsidSect="00B0607C">
      <w:pgSz w:w="11906" w:h="16838"/>
      <w:pgMar w:top="1440" w:right="1440" w:bottom="1440" w:left="1800" w:header="706" w:footer="706" w:gutter="0"/>
      <w:pgNumType w:start="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B40F" w14:textId="77777777" w:rsidR="00AB7BF4" w:rsidRDefault="00AB7BF4" w:rsidP="00BA6037">
      <w:r>
        <w:separator/>
      </w:r>
    </w:p>
  </w:endnote>
  <w:endnote w:type="continuationSeparator" w:id="0">
    <w:p w14:paraId="7CE07F21" w14:textId="77777777" w:rsidR="00AB7BF4" w:rsidRDefault="00AB7BF4" w:rsidP="00BA6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023442"/>
      <w:docPartObj>
        <w:docPartGallery w:val="Page Numbers (Bottom of Page)"/>
        <w:docPartUnique/>
      </w:docPartObj>
    </w:sdtPr>
    <w:sdtEndPr>
      <w:rPr>
        <w:noProof/>
      </w:rPr>
    </w:sdtEndPr>
    <w:sdtContent>
      <w:p w14:paraId="3521920D" w14:textId="25D7D735" w:rsidR="008A76AA" w:rsidRDefault="008A76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53CE2B" w14:textId="2DA7B5D9" w:rsidR="00BA6037" w:rsidRPr="00A6016B" w:rsidRDefault="00BA6037">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778765"/>
      <w:docPartObj>
        <w:docPartGallery w:val="Page Numbers (Bottom of Page)"/>
        <w:docPartUnique/>
      </w:docPartObj>
    </w:sdtPr>
    <w:sdtEndPr>
      <w:rPr>
        <w:noProof/>
      </w:rPr>
    </w:sdtEndPr>
    <w:sdtContent>
      <w:p w14:paraId="21522F7A" w14:textId="547C4160" w:rsidR="00137DDC" w:rsidRDefault="00137D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D8DAE4" w14:textId="77777777" w:rsidR="00137DDC" w:rsidRDefault="00137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797CB" w14:textId="77777777" w:rsidR="00AB7BF4" w:rsidRDefault="00AB7BF4" w:rsidP="00BA6037">
      <w:r>
        <w:separator/>
      </w:r>
    </w:p>
  </w:footnote>
  <w:footnote w:type="continuationSeparator" w:id="0">
    <w:p w14:paraId="60CC8BB8" w14:textId="77777777" w:rsidR="00AB7BF4" w:rsidRDefault="00AB7BF4" w:rsidP="00BA6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8E3"/>
    <w:multiLevelType w:val="hybridMultilevel"/>
    <w:tmpl w:val="C25001DE"/>
    <w:lvl w:ilvl="0" w:tplc="1000001B">
      <w:start w:val="1"/>
      <w:numFmt w:val="lowerRoman"/>
      <w:lvlText w:val="%1."/>
      <w:lvlJc w:val="righ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0571771B"/>
    <w:multiLevelType w:val="hybridMultilevel"/>
    <w:tmpl w:val="43A6864E"/>
    <w:lvl w:ilvl="0" w:tplc="CE4E346A">
      <w:start w:val="1"/>
      <w:numFmt w:val="decimal"/>
      <w:lvlText w:val="%1."/>
      <w:lvlJc w:val="left"/>
      <w:pPr>
        <w:ind w:left="720" w:hanging="360"/>
      </w:pPr>
    </w:lvl>
    <w:lvl w:ilvl="1" w:tplc="505ADF18">
      <w:numFmt w:val="decimal"/>
      <w:lvlText w:val=""/>
      <w:lvlJc w:val="left"/>
    </w:lvl>
    <w:lvl w:ilvl="2" w:tplc="3DCAFB16">
      <w:numFmt w:val="decimal"/>
      <w:lvlText w:val=""/>
      <w:lvlJc w:val="left"/>
    </w:lvl>
    <w:lvl w:ilvl="3" w:tplc="26DAC6C0">
      <w:numFmt w:val="decimal"/>
      <w:lvlText w:val=""/>
      <w:lvlJc w:val="left"/>
    </w:lvl>
    <w:lvl w:ilvl="4" w:tplc="25F45082">
      <w:numFmt w:val="decimal"/>
      <w:lvlText w:val=""/>
      <w:lvlJc w:val="left"/>
    </w:lvl>
    <w:lvl w:ilvl="5" w:tplc="159EAF94">
      <w:numFmt w:val="decimal"/>
      <w:lvlText w:val=""/>
      <w:lvlJc w:val="left"/>
    </w:lvl>
    <w:lvl w:ilvl="6" w:tplc="30CEDECA">
      <w:numFmt w:val="decimal"/>
      <w:lvlText w:val=""/>
      <w:lvlJc w:val="left"/>
    </w:lvl>
    <w:lvl w:ilvl="7" w:tplc="8040783A">
      <w:numFmt w:val="decimal"/>
      <w:lvlText w:val=""/>
      <w:lvlJc w:val="left"/>
    </w:lvl>
    <w:lvl w:ilvl="8" w:tplc="B4E0A978">
      <w:numFmt w:val="decimal"/>
      <w:lvlText w:val=""/>
      <w:lvlJc w:val="left"/>
    </w:lvl>
  </w:abstractNum>
  <w:abstractNum w:abstractNumId="2" w15:restartNumberingAfterBreak="0">
    <w:nsid w:val="07DD5FF0"/>
    <w:multiLevelType w:val="multilevel"/>
    <w:tmpl w:val="062AC5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D40"/>
    <w:multiLevelType w:val="multilevel"/>
    <w:tmpl w:val="062AC5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A7886"/>
    <w:multiLevelType w:val="hybridMultilevel"/>
    <w:tmpl w:val="11F2C448"/>
    <w:lvl w:ilvl="0" w:tplc="274E5656">
      <w:start w:val="1"/>
      <w:numFmt w:val="lowerRoman"/>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F7B5C17"/>
    <w:multiLevelType w:val="multilevel"/>
    <w:tmpl w:val="F370BFA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74237"/>
    <w:multiLevelType w:val="multilevel"/>
    <w:tmpl w:val="A74464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B7620"/>
    <w:multiLevelType w:val="multilevel"/>
    <w:tmpl w:val="E440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9911ED"/>
    <w:multiLevelType w:val="hybridMultilevel"/>
    <w:tmpl w:val="CA3ABE84"/>
    <w:lvl w:ilvl="0" w:tplc="81A2CA32">
      <w:start w:val="1"/>
      <w:numFmt w:val="bullet"/>
      <w:lvlText w:val="•"/>
      <w:lvlJc w:val="left"/>
      <w:pPr>
        <w:ind w:left="720" w:hanging="360"/>
      </w:pPr>
    </w:lvl>
    <w:lvl w:ilvl="1" w:tplc="97D8CB7C">
      <w:numFmt w:val="decimal"/>
      <w:lvlText w:val=""/>
      <w:lvlJc w:val="left"/>
    </w:lvl>
    <w:lvl w:ilvl="2" w:tplc="E53026D6">
      <w:numFmt w:val="decimal"/>
      <w:lvlText w:val=""/>
      <w:lvlJc w:val="left"/>
    </w:lvl>
    <w:lvl w:ilvl="3" w:tplc="6D2CA036">
      <w:numFmt w:val="decimal"/>
      <w:lvlText w:val=""/>
      <w:lvlJc w:val="left"/>
    </w:lvl>
    <w:lvl w:ilvl="4" w:tplc="9FBEC92C">
      <w:numFmt w:val="decimal"/>
      <w:lvlText w:val=""/>
      <w:lvlJc w:val="left"/>
    </w:lvl>
    <w:lvl w:ilvl="5" w:tplc="3B28F88A">
      <w:numFmt w:val="decimal"/>
      <w:lvlText w:val=""/>
      <w:lvlJc w:val="left"/>
    </w:lvl>
    <w:lvl w:ilvl="6" w:tplc="801E8D86">
      <w:numFmt w:val="decimal"/>
      <w:lvlText w:val=""/>
      <w:lvlJc w:val="left"/>
    </w:lvl>
    <w:lvl w:ilvl="7" w:tplc="C4963CFA">
      <w:numFmt w:val="decimal"/>
      <w:lvlText w:val=""/>
      <w:lvlJc w:val="left"/>
    </w:lvl>
    <w:lvl w:ilvl="8" w:tplc="9530C54A">
      <w:numFmt w:val="decimal"/>
      <w:lvlText w:val=""/>
      <w:lvlJc w:val="left"/>
    </w:lvl>
  </w:abstractNum>
  <w:abstractNum w:abstractNumId="9" w15:restartNumberingAfterBreak="0">
    <w:nsid w:val="4A8C18A0"/>
    <w:multiLevelType w:val="multilevel"/>
    <w:tmpl w:val="062AC5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56803"/>
    <w:multiLevelType w:val="hybridMultilevel"/>
    <w:tmpl w:val="2EC0F502"/>
    <w:lvl w:ilvl="0" w:tplc="E2349E1A">
      <w:start w:val="1"/>
      <w:numFmt w:val="bullet"/>
      <w:lvlText w:val="●"/>
      <w:lvlJc w:val="left"/>
      <w:pPr>
        <w:ind w:left="720" w:hanging="360"/>
      </w:pPr>
    </w:lvl>
    <w:lvl w:ilvl="1" w:tplc="B2AAC1CA">
      <w:start w:val="1"/>
      <w:numFmt w:val="bullet"/>
      <w:lvlText w:val="○"/>
      <w:lvlJc w:val="left"/>
      <w:pPr>
        <w:ind w:left="1440" w:hanging="360"/>
      </w:pPr>
    </w:lvl>
    <w:lvl w:ilvl="2" w:tplc="E0C4776C">
      <w:start w:val="1"/>
      <w:numFmt w:val="bullet"/>
      <w:lvlText w:val="■"/>
      <w:lvlJc w:val="left"/>
      <w:pPr>
        <w:ind w:left="2160" w:hanging="360"/>
      </w:pPr>
    </w:lvl>
    <w:lvl w:ilvl="3" w:tplc="C8C4BA10">
      <w:start w:val="1"/>
      <w:numFmt w:val="bullet"/>
      <w:lvlText w:val="●"/>
      <w:lvlJc w:val="left"/>
      <w:pPr>
        <w:ind w:left="2880" w:hanging="360"/>
      </w:pPr>
    </w:lvl>
    <w:lvl w:ilvl="4" w:tplc="90268CF6">
      <w:start w:val="1"/>
      <w:numFmt w:val="bullet"/>
      <w:lvlText w:val="○"/>
      <w:lvlJc w:val="left"/>
      <w:pPr>
        <w:ind w:left="3600" w:hanging="360"/>
      </w:pPr>
    </w:lvl>
    <w:lvl w:ilvl="5" w:tplc="52001BBE">
      <w:start w:val="1"/>
      <w:numFmt w:val="bullet"/>
      <w:lvlText w:val="■"/>
      <w:lvlJc w:val="left"/>
      <w:pPr>
        <w:ind w:left="4320" w:hanging="360"/>
      </w:pPr>
    </w:lvl>
    <w:lvl w:ilvl="6" w:tplc="B6BE37F8">
      <w:start w:val="1"/>
      <w:numFmt w:val="bullet"/>
      <w:lvlText w:val="●"/>
      <w:lvlJc w:val="left"/>
      <w:pPr>
        <w:ind w:left="5040" w:hanging="360"/>
      </w:pPr>
    </w:lvl>
    <w:lvl w:ilvl="7" w:tplc="8EB081C4">
      <w:start w:val="1"/>
      <w:numFmt w:val="bullet"/>
      <w:lvlText w:val="●"/>
      <w:lvlJc w:val="left"/>
      <w:pPr>
        <w:ind w:left="5760" w:hanging="360"/>
      </w:pPr>
    </w:lvl>
    <w:lvl w:ilvl="8" w:tplc="CA76B2FC">
      <w:start w:val="1"/>
      <w:numFmt w:val="bullet"/>
      <w:lvlText w:val="●"/>
      <w:lvlJc w:val="left"/>
      <w:pPr>
        <w:ind w:left="6480" w:hanging="360"/>
      </w:pPr>
    </w:lvl>
  </w:abstractNum>
  <w:num w:numId="1" w16cid:durableId="395325359">
    <w:abstractNumId w:val="10"/>
    <w:lvlOverride w:ilvl="0">
      <w:startOverride w:val="1"/>
    </w:lvlOverride>
  </w:num>
  <w:num w:numId="2" w16cid:durableId="1333292410">
    <w:abstractNumId w:val="1"/>
    <w:lvlOverride w:ilvl="0">
      <w:startOverride w:val="1"/>
    </w:lvlOverride>
  </w:num>
  <w:num w:numId="3" w16cid:durableId="1824930636">
    <w:abstractNumId w:val="8"/>
    <w:lvlOverride w:ilvl="0">
      <w:startOverride w:val="1"/>
    </w:lvlOverride>
  </w:num>
  <w:num w:numId="4" w16cid:durableId="1348480996">
    <w:abstractNumId w:val="3"/>
  </w:num>
  <w:num w:numId="5" w16cid:durableId="446824782">
    <w:abstractNumId w:val="2"/>
  </w:num>
  <w:num w:numId="6" w16cid:durableId="1313145460">
    <w:abstractNumId w:val="7"/>
  </w:num>
  <w:num w:numId="7" w16cid:durableId="1892031967">
    <w:abstractNumId w:val="9"/>
  </w:num>
  <w:num w:numId="8" w16cid:durableId="322898585">
    <w:abstractNumId w:val="6"/>
  </w:num>
  <w:num w:numId="9" w16cid:durableId="1932809982">
    <w:abstractNumId w:val="4"/>
  </w:num>
  <w:num w:numId="10" w16cid:durableId="874730527">
    <w:abstractNumId w:val="5"/>
  </w:num>
  <w:num w:numId="11" w16cid:durableId="156121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1FC"/>
    <w:rsid w:val="00020A19"/>
    <w:rsid w:val="00022899"/>
    <w:rsid w:val="00026714"/>
    <w:rsid w:val="00050F5E"/>
    <w:rsid w:val="001376FA"/>
    <w:rsid w:val="00137DDC"/>
    <w:rsid w:val="00141AF2"/>
    <w:rsid w:val="00143BA0"/>
    <w:rsid w:val="00183F93"/>
    <w:rsid w:val="001F203F"/>
    <w:rsid w:val="001F6E8C"/>
    <w:rsid w:val="002118F0"/>
    <w:rsid w:val="00217BD0"/>
    <w:rsid w:val="00223966"/>
    <w:rsid w:val="0024038F"/>
    <w:rsid w:val="002523AF"/>
    <w:rsid w:val="00252A5F"/>
    <w:rsid w:val="002628A8"/>
    <w:rsid w:val="00274D99"/>
    <w:rsid w:val="00287726"/>
    <w:rsid w:val="00291C78"/>
    <w:rsid w:val="002C29A5"/>
    <w:rsid w:val="0036434E"/>
    <w:rsid w:val="00376804"/>
    <w:rsid w:val="003A0FEA"/>
    <w:rsid w:val="003A2813"/>
    <w:rsid w:val="003C328C"/>
    <w:rsid w:val="003D12D9"/>
    <w:rsid w:val="003E6C87"/>
    <w:rsid w:val="003F31D1"/>
    <w:rsid w:val="0040149E"/>
    <w:rsid w:val="00432D18"/>
    <w:rsid w:val="0044080B"/>
    <w:rsid w:val="00457575"/>
    <w:rsid w:val="00460314"/>
    <w:rsid w:val="00462E49"/>
    <w:rsid w:val="00467227"/>
    <w:rsid w:val="00475268"/>
    <w:rsid w:val="00480237"/>
    <w:rsid w:val="004857A0"/>
    <w:rsid w:val="0049721B"/>
    <w:rsid w:val="004C4EF9"/>
    <w:rsid w:val="004D5DBA"/>
    <w:rsid w:val="004E2A05"/>
    <w:rsid w:val="004F2A2C"/>
    <w:rsid w:val="0052103D"/>
    <w:rsid w:val="00524BFA"/>
    <w:rsid w:val="0055194D"/>
    <w:rsid w:val="00554012"/>
    <w:rsid w:val="00562E30"/>
    <w:rsid w:val="005878AC"/>
    <w:rsid w:val="00595B63"/>
    <w:rsid w:val="00597429"/>
    <w:rsid w:val="005C42C9"/>
    <w:rsid w:val="005D2B71"/>
    <w:rsid w:val="005D5A31"/>
    <w:rsid w:val="005E70DC"/>
    <w:rsid w:val="00614223"/>
    <w:rsid w:val="00621DF9"/>
    <w:rsid w:val="0062377C"/>
    <w:rsid w:val="00627772"/>
    <w:rsid w:val="006464CB"/>
    <w:rsid w:val="006700A4"/>
    <w:rsid w:val="006832B8"/>
    <w:rsid w:val="006B2F31"/>
    <w:rsid w:val="006B407D"/>
    <w:rsid w:val="00703C6D"/>
    <w:rsid w:val="00763CAD"/>
    <w:rsid w:val="007A1A3B"/>
    <w:rsid w:val="007A5087"/>
    <w:rsid w:val="007A53DA"/>
    <w:rsid w:val="007A6CEF"/>
    <w:rsid w:val="007D45F5"/>
    <w:rsid w:val="007D7356"/>
    <w:rsid w:val="00800B60"/>
    <w:rsid w:val="00815A43"/>
    <w:rsid w:val="00824C39"/>
    <w:rsid w:val="008257D1"/>
    <w:rsid w:val="008334C8"/>
    <w:rsid w:val="00875882"/>
    <w:rsid w:val="00896F8D"/>
    <w:rsid w:val="008A76AA"/>
    <w:rsid w:val="008C31FC"/>
    <w:rsid w:val="008E7C2F"/>
    <w:rsid w:val="00905FB7"/>
    <w:rsid w:val="0094049B"/>
    <w:rsid w:val="00952F97"/>
    <w:rsid w:val="00956937"/>
    <w:rsid w:val="00973492"/>
    <w:rsid w:val="009B425F"/>
    <w:rsid w:val="009D3C08"/>
    <w:rsid w:val="009E218F"/>
    <w:rsid w:val="009F7CAD"/>
    <w:rsid w:val="00A3366D"/>
    <w:rsid w:val="00A6016B"/>
    <w:rsid w:val="00A66C39"/>
    <w:rsid w:val="00A822DD"/>
    <w:rsid w:val="00AB5E31"/>
    <w:rsid w:val="00AB7BF4"/>
    <w:rsid w:val="00AC45BF"/>
    <w:rsid w:val="00AE24CC"/>
    <w:rsid w:val="00AF1F08"/>
    <w:rsid w:val="00B0607C"/>
    <w:rsid w:val="00B40342"/>
    <w:rsid w:val="00B47B6F"/>
    <w:rsid w:val="00B6205F"/>
    <w:rsid w:val="00B83EEE"/>
    <w:rsid w:val="00BA4191"/>
    <w:rsid w:val="00BA6037"/>
    <w:rsid w:val="00BB0279"/>
    <w:rsid w:val="00BB426B"/>
    <w:rsid w:val="00BD45E0"/>
    <w:rsid w:val="00C23D4A"/>
    <w:rsid w:val="00C278A1"/>
    <w:rsid w:val="00C37719"/>
    <w:rsid w:val="00C466EE"/>
    <w:rsid w:val="00C47D7D"/>
    <w:rsid w:val="00C524A8"/>
    <w:rsid w:val="00C66F76"/>
    <w:rsid w:val="00C80CED"/>
    <w:rsid w:val="00C8324A"/>
    <w:rsid w:val="00CA4C92"/>
    <w:rsid w:val="00CB7D0C"/>
    <w:rsid w:val="00CC537D"/>
    <w:rsid w:val="00D60940"/>
    <w:rsid w:val="00D77455"/>
    <w:rsid w:val="00DA620B"/>
    <w:rsid w:val="00DD223A"/>
    <w:rsid w:val="00E0018F"/>
    <w:rsid w:val="00E028BB"/>
    <w:rsid w:val="00E064F2"/>
    <w:rsid w:val="00E110D2"/>
    <w:rsid w:val="00E1316B"/>
    <w:rsid w:val="00E552D2"/>
    <w:rsid w:val="00E75D61"/>
    <w:rsid w:val="00E80C94"/>
    <w:rsid w:val="00EA6B2E"/>
    <w:rsid w:val="00EC782C"/>
    <w:rsid w:val="00EF25D1"/>
    <w:rsid w:val="00F332FC"/>
    <w:rsid w:val="00F44A43"/>
    <w:rsid w:val="00F62DD6"/>
    <w:rsid w:val="00F732D5"/>
    <w:rsid w:val="00F85442"/>
    <w:rsid w:val="00FE39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75B5"/>
  <w15:docId w15:val="{C8F5650C-1B28-4591-8987-D8987A74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BA6037"/>
    <w:pPr>
      <w:spacing w:line="360" w:lineRule="auto"/>
      <w:jc w:val="center"/>
      <w:outlineLvl w:val="0"/>
    </w:pPr>
    <w:rPr>
      <w:b/>
      <w:color w:val="000000" w:themeColor="text1"/>
      <w:sz w:val="28"/>
      <w:szCs w:val="32"/>
    </w:rPr>
  </w:style>
  <w:style w:type="paragraph" w:styleId="Heading2">
    <w:name w:val="heading 2"/>
    <w:link w:val="Heading2Char"/>
    <w:autoRedefine/>
    <w:uiPriority w:val="9"/>
    <w:unhideWhenUsed/>
    <w:qFormat/>
    <w:rsid w:val="001376FA"/>
    <w:pPr>
      <w:spacing w:line="360" w:lineRule="auto"/>
      <w:outlineLvl w:val="1"/>
    </w:pPr>
    <w:rPr>
      <w:b/>
      <w:color w:val="000000" w:themeColor="text1"/>
      <w:szCs w:val="26"/>
      <w:lang w:val="en-US"/>
    </w:rPr>
  </w:style>
  <w:style w:type="paragraph" w:styleId="Heading3">
    <w:name w:val="heading 3"/>
    <w:link w:val="Heading3Char"/>
    <w:autoRedefine/>
    <w:uiPriority w:val="9"/>
    <w:unhideWhenUsed/>
    <w:qFormat/>
    <w:rsid w:val="00D77455"/>
    <w:pPr>
      <w:outlineLvl w:val="2"/>
    </w:pPr>
    <w:rPr>
      <w:b/>
      <w:color w:val="000000" w:themeColor="text1"/>
    </w:rPr>
  </w:style>
  <w:style w:type="paragraph" w:styleId="Heading4">
    <w:name w:val="heading 4"/>
    <w:autoRedefine/>
    <w:uiPriority w:val="9"/>
    <w:unhideWhenUsed/>
    <w:qFormat/>
    <w:rsid w:val="00D77455"/>
    <w:pPr>
      <w:outlineLvl w:val="3"/>
    </w:pPr>
    <w:rPr>
      <w:b/>
      <w:iCs/>
      <w:color w:val="000000" w:themeColor="tex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14223"/>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8334C8"/>
    <w:pPr>
      <w:spacing w:after="100"/>
    </w:pPr>
  </w:style>
  <w:style w:type="paragraph" w:styleId="TOC2">
    <w:name w:val="toc 2"/>
    <w:basedOn w:val="Normal"/>
    <w:next w:val="Normal"/>
    <w:autoRedefine/>
    <w:uiPriority w:val="39"/>
    <w:unhideWhenUsed/>
    <w:rsid w:val="008334C8"/>
    <w:pPr>
      <w:spacing w:after="100"/>
      <w:ind w:left="240"/>
    </w:pPr>
  </w:style>
  <w:style w:type="paragraph" w:styleId="TOC3">
    <w:name w:val="toc 3"/>
    <w:basedOn w:val="Normal"/>
    <w:next w:val="Normal"/>
    <w:autoRedefine/>
    <w:uiPriority w:val="39"/>
    <w:unhideWhenUsed/>
    <w:rsid w:val="008334C8"/>
    <w:pPr>
      <w:spacing w:after="100"/>
      <w:ind w:left="480"/>
    </w:pPr>
  </w:style>
  <w:style w:type="paragraph" w:styleId="Caption">
    <w:name w:val="caption"/>
    <w:basedOn w:val="Normal"/>
    <w:next w:val="Normal"/>
    <w:uiPriority w:val="35"/>
    <w:unhideWhenUsed/>
    <w:qFormat/>
    <w:rsid w:val="00475268"/>
    <w:pPr>
      <w:spacing w:after="200" w:line="360" w:lineRule="auto"/>
      <w:jc w:val="center"/>
    </w:pPr>
    <w:rPr>
      <w:i/>
      <w:iCs/>
      <w:color w:val="000000" w:themeColor="text1"/>
      <w:sz w:val="18"/>
      <w:szCs w:val="18"/>
    </w:rPr>
  </w:style>
  <w:style w:type="paragraph" w:styleId="TableofFigures">
    <w:name w:val="table of figures"/>
    <w:basedOn w:val="Normal"/>
    <w:next w:val="Normal"/>
    <w:uiPriority w:val="99"/>
    <w:unhideWhenUsed/>
    <w:rsid w:val="008334C8"/>
  </w:style>
  <w:style w:type="character" w:customStyle="1" w:styleId="Heading1Char">
    <w:name w:val="Heading 1 Char"/>
    <w:basedOn w:val="DefaultParagraphFont"/>
    <w:link w:val="Heading1"/>
    <w:uiPriority w:val="9"/>
    <w:rsid w:val="00BA6037"/>
    <w:rPr>
      <w:b/>
      <w:color w:val="000000" w:themeColor="text1"/>
      <w:sz w:val="28"/>
      <w:szCs w:val="32"/>
    </w:rPr>
  </w:style>
  <w:style w:type="character" w:customStyle="1" w:styleId="TitleChar">
    <w:name w:val="Title Char"/>
    <w:basedOn w:val="DefaultParagraphFont"/>
    <w:link w:val="Title"/>
    <w:uiPriority w:val="10"/>
    <w:rsid w:val="00E75D61"/>
    <w:rPr>
      <w:sz w:val="56"/>
      <w:szCs w:val="56"/>
    </w:rPr>
  </w:style>
  <w:style w:type="table" w:styleId="TableGrid">
    <w:name w:val="Table Grid"/>
    <w:basedOn w:val="TableNormal"/>
    <w:uiPriority w:val="39"/>
    <w:rsid w:val="00E75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6037"/>
    <w:pPr>
      <w:tabs>
        <w:tab w:val="center" w:pos="4513"/>
        <w:tab w:val="right" w:pos="9026"/>
      </w:tabs>
    </w:pPr>
  </w:style>
  <w:style w:type="character" w:customStyle="1" w:styleId="HeaderChar">
    <w:name w:val="Header Char"/>
    <w:basedOn w:val="DefaultParagraphFont"/>
    <w:link w:val="Header"/>
    <w:uiPriority w:val="99"/>
    <w:rsid w:val="00BA6037"/>
  </w:style>
  <w:style w:type="paragraph" w:styleId="Footer">
    <w:name w:val="footer"/>
    <w:basedOn w:val="Normal"/>
    <w:link w:val="FooterChar"/>
    <w:uiPriority w:val="99"/>
    <w:unhideWhenUsed/>
    <w:rsid w:val="00BA6037"/>
    <w:pPr>
      <w:tabs>
        <w:tab w:val="center" w:pos="4513"/>
        <w:tab w:val="right" w:pos="9026"/>
      </w:tabs>
    </w:pPr>
  </w:style>
  <w:style w:type="character" w:customStyle="1" w:styleId="FooterChar">
    <w:name w:val="Footer Char"/>
    <w:basedOn w:val="DefaultParagraphFont"/>
    <w:link w:val="Footer"/>
    <w:uiPriority w:val="99"/>
    <w:rsid w:val="00BA6037"/>
  </w:style>
  <w:style w:type="paragraph" w:styleId="NoSpacing">
    <w:name w:val="No Spacing"/>
    <w:link w:val="NoSpacingChar"/>
    <w:uiPriority w:val="1"/>
    <w:qFormat/>
    <w:rsid w:val="00597429"/>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597429"/>
    <w:rPr>
      <w:rFonts w:asciiTheme="minorHAnsi" w:eastAsiaTheme="minorEastAsia" w:hAnsiTheme="minorHAnsi" w:cstheme="minorBidi"/>
      <w:sz w:val="22"/>
      <w:szCs w:val="22"/>
      <w:lang w:val="en-US" w:eastAsia="en-US"/>
    </w:rPr>
  </w:style>
  <w:style w:type="paragraph" w:styleId="Bibliography">
    <w:name w:val="Bibliography"/>
    <w:basedOn w:val="Normal"/>
    <w:next w:val="Normal"/>
    <w:uiPriority w:val="37"/>
    <w:unhideWhenUsed/>
    <w:rsid w:val="00E552D2"/>
  </w:style>
  <w:style w:type="character" w:customStyle="1" w:styleId="Heading3Char">
    <w:name w:val="Heading 3 Char"/>
    <w:basedOn w:val="DefaultParagraphFont"/>
    <w:link w:val="Heading3"/>
    <w:uiPriority w:val="9"/>
    <w:rsid w:val="00896F8D"/>
    <w:rPr>
      <w:b/>
      <w:color w:val="000000" w:themeColor="text1"/>
    </w:rPr>
  </w:style>
  <w:style w:type="character" w:customStyle="1" w:styleId="Heading2Char">
    <w:name w:val="Heading 2 Char"/>
    <w:basedOn w:val="DefaultParagraphFont"/>
    <w:link w:val="Heading2"/>
    <w:uiPriority w:val="9"/>
    <w:rsid w:val="001376FA"/>
    <w:rPr>
      <w:b/>
      <w:color w:val="000000" w:themeColor="text1"/>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1902">
      <w:bodyDiv w:val="1"/>
      <w:marLeft w:val="0"/>
      <w:marRight w:val="0"/>
      <w:marTop w:val="0"/>
      <w:marBottom w:val="0"/>
      <w:divBdr>
        <w:top w:val="none" w:sz="0" w:space="0" w:color="auto"/>
        <w:left w:val="none" w:sz="0" w:space="0" w:color="auto"/>
        <w:bottom w:val="none" w:sz="0" w:space="0" w:color="auto"/>
        <w:right w:val="none" w:sz="0" w:space="0" w:color="auto"/>
      </w:divBdr>
    </w:div>
    <w:div w:id="78064978">
      <w:bodyDiv w:val="1"/>
      <w:marLeft w:val="0"/>
      <w:marRight w:val="0"/>
      <w:marTop w:val="0"/>
      <w:marBottom w:val="0"/>
      <w:divBdr>
        <w:top w:val="none" w:sz="0" w:space="0" w:color="auto"/>
        <w:left w:val="none" w:sz="0" w:space="0" w:color="auto"/>
        <w:bottom w:val="none" w:sz="0" w:space="0" w:color="auto"/>
        <w:right w:val="none" w:sz="0" w:space="0" w:color="auto"/>
      </w:divBdr>
    </w:div>
    <w:div w:id="351611322">
      <w:bodyDiv w:val="1"/>
      <w:marLeft w:val="0"/>
      <w:marRight w:val="0"/>
      <w:marTop w:val="0"/>
      <w:marBottom w:val="0"/>
      <w:divBdr>
        <w:top w:val="none" w:sz="0" w:space="0" w:color="auto"/>
        <w:left w:val="none" w:sz="0" w:space="0" w:color="auto"/>
        <w:bottom w:val="none" w:sz="0" w:space="0" w:color="auto"/>
        <w:right w:val="none" w:sz="0" w:space="0" w:color="auto"/>
      </w:divBdr>
    </w:div>
    <w:div w:id="653335674">
      <w:bodyDiv w:val="1"/>
      <w:marLeft w:val="0"/>
      <w:marRight w:val="0"/>
      <w:marTop w:val="0"/>
      <w:marBottom w:val="0"/>
      <w:divBdr>
        <w:top w:val="none" w:sz="0" w:space="0" w:color="auto"/>
        <w:left w:val="none" w:sz="0" w:space="0" w:color="auto"/>
        <w:bottom w:val="none" w:sz="0" w:space="0" w:color="auto"/>
        <w:right w:val="none" w:sz="0" w:space="0" w:color="auto"/>
      </w:divBdr>
    </w:div>
    <w:div w:id="844630303">
      <w:bodyDiv w:val="1"/>
      <w:marLeft w:val="0"/>
      <w:marRight w:val="0"/>
      <w:marTop w:val="0"/>
      <w:marBottom w:val="0"/>
      <w:divBdr>
        <w:top w:val="none" w:sz="0" w:space="0" w:color="auto"/>
        <w:left w:val="none" w:sz="0" w:space="0" w:color="auto"/>
        <w:bottom w:val="none" w:sz="0" w:space="0" w:color="auto"/>
        <w:right w:val="none" w:sz="0" w:space="0" w:color="auto"/>
      </w:divBdr>
    </w:div>
    <w:div w:id="922882583">
      <w:bodyDiv w:val="1"/>
      <w:marLeft w:val="0"/>
      <w:marRight w:val="0"/>
      <w:marTop w:val="0"/>
      <w:marBottom w:val="0"/>
      <w:divBdr>
        <w:top w:val="none" w:sz="0" w:space="0" w:color="auto"/>
        <w:left w:val="none" w:sz="0" w:space="0" w:color="auto"/>
        <w:bottom w:val="none" w:sz="0" w:space="0" w:color="auto"/>
        <w:right w:val="none" w:sz="0" w:space="0" w:color="auto"/>
      </w:divBdr>
    </w:div>
    <w:div w:id="1074282234">
      <w:bodyDiv w:val="1"/>
      <w:marLeft w:val="0"/>
      <w:marRight w:val="0"/>
      <w:marTop w:val="0"/>
      <w:marBottom w:val="0"/>
      <w:divBdr>
        <w:top w:val="none" w:sz="0" w:space="0" w:color="auto"/>
        <w:left w:val="none" w:sz="0" w:space="0" w:color="auto"/>
        <w:bottom w:val="none" w:sz="0" w:space="0" w:color="auto"/>
        <w:right w:val="none" w:sz="0" w:space="0" w:color="auto"/>
      </w:divBdr>
    </w:div>
    <w:div w:id="1112894445">
      <w:bodyDiv w:val="1"/>
      <w:marLeft w:val="0"/>
      <w:marRight w:val="0"/>
      <w:marTop w:val="0"/>
      <w:marBottom w:val="0"/>
      <w:divBdr>
        <w:top w:val="none" w:sz="0" w:space="0" w:color="auto"/>
        <w:left w:val="none" w:sz="0" w:space="0" w:color="auto"/>
        <w:bottom w:val="none" w:sz="0" w:space="0" w:color="auto"/>
        <w:right w:val="none" w:sz="0" w:space="0" w:color="auto"/>
      </w:divBdr>
    </w:div>
    <w:div w:id="1434324020">
      <w:bodyDiv w:val="1"/>
      <w:marLeft w:val="0"/>
      <w:marRight w:val="0"/>
      <w:marTop w:val="0"/>
      <w:marBottom w:val="0"/>
      <w:divBdr>
        <w:top w:val="none" w:sz="0" w:space="0" w:color="auto"/>
        <w:left w:val="none" w:sz="0" w:space="0" w:color="auto"/>
        <w:bottom w:val="none" w:sz="0" w:space="0" w:color="auto"/>
        <w:right w:val="none" w:sz="0" w:space="0" w:color="auto"/>
      </w:divBdr>
    </w:div>
    <w:div w:id="1505439714">
      <w:bodyDiv w:val="1"/>
      <w:marLeft w:val="0"/>
      <w:marRight w:val="0"/>
      <w:marTop w:val="0"/>
      <w:marBottom w:val="0"/>
      <w:divBdr>
        <w:top w:val="none" w:sz="0" w:space="0" w:color="auto"/>
        <w:left w:val="none" w:sz="0" w:space="0" w:color="auto"/>
        <w:bottom w:val="none" w:sz="0" w:space="0" w:color="auto"/>
        <w:right w:val="none" w:sz="0" w:space="0" w:color="auto"/>
      </w:divBdr>
    </w:div>
    <w:div w:id="1575700502">
      <w:bodyDiv w:val="1"/>
      <w:marLeft w:val="0"/>
      <w:marRight w:val="0"/>
      <w:marTop w:val="0"/>
      <w:marBottom w:val="0"/>
      <w:divBdr>
        <w:top w:val="none" w:sz="0" w:space="0" w:color="auto"/>
        <w:left w:val="none" w:sz="0" w:space="0" w:color="auto"/>
        <w:bottom w:val="none" w:sz="0" w:space="0" w:color="auto"/>
        <w:right w:val="none" w:sz="0" w:space="0" w:color="auto"/>
      </w:divBdr>
    </w:div>
    <w:div w:id="1600791466">
      <w:bodyDiv w:val="1"/>
      <w:marLeft w:val="0"/>
      <w:marRight w:val="0"/>
      <w:marTop w:val="0"/>
      <w:marBottom w:val="0"/>
      <w:divBdr>
        <w:top w:val="none" w:sz="0" w:space="0" w:color="auto"/>
        <w:left w:val="none" w:sz="0" w:space="0" w:color="auto"/>
        <w:bottom w:val="none" w:sz="0" w:space="0" w:color="auto"/>
        <w:right w:val="none" w:sz="0" w:space="0" w:color="auto"/>
      </w:divBdr>
    </w:div>
    <w:div w:id="1810320893">
      <w:bodyDiv w:val="1"/>
      <w:marLeft w:val="0"/>
      <w:marRight w:val="0"/>
      <w:marTop w:val="0"/>
      <w:marBottom w:val="0"/>
      <w:divBdr>
        <w:top w:val="none" w:sz="0" w:space="0" w:color="auto"/>
        <w:left w:val="none" w:sz="0" w:space="0" w:color="auto"/>
        <w:bottom w:val="none" w:sz="0" w:space="0" w:color="auto"/>
        <w:right w:val="none" w:sz="0" w:space="0" w:color="auto"/>
      </w:divBdr>
    </w:div>
    <w:div w:id="1822382562">
      <w:bodyDiv w:val="1"/>
      <w:marLeft w:val="0"/>
      <w:marRight w:val="0"/>
      <w:marTop w:val="0"/>
      <w:marBottom w:val="0"/>
      <w:divBdr>
        <w:top w:val="none" w:sz="0" w:space="0" w:color="auto"/>
        <w:left w:val="none" w:sz="0" w:space="0" w:color="auto"/>
        <w:bottom w:val="none" w:sz="0" w:space="0" w:color="auto"/>
        <w:right w:val="none" w:sz="0" w:space="0" w:color="auto"/>
      </w:divBdr>
    </w:div>
    <w:div w:id="1862354114">
      <w:bodyDiv w:val="1"/>
      <w:marLeft w:val="0"/>
      <w:marRight w:val="0"/>
      <w:marTop w:val="0"/>
      <w:marBottom w:val="0"/>
      <w:divBdr>
        <w:top w:val="none" w:sz="0" w:space="0" w:color="auto"/>
        <w:left w:val="none" w:sz="0" w:space="0" w:color="auto"/>
        <w:bottom w:val="none" w:sz="0" w:space="0" w:color="auto"/>
        <w:right w:val="none" w:sz="0" w:space="0" w:color="auto"/>
      </w:divBdr>
    </w:div>
    <w:div w:id="1885171425">
      <w:bodyDiv w:val="1"/>
      <w:marLeft w:val="0"/>
      <w:marRight w:val="0"/>
      <w:marTop w:val="0"/>
      <w:marBottom w:val="0"/>
      <w:divBdr>
        <w:top w:val="none" w:sz="0" w:space="0" w:color="auto"/>
        <w:left w:val="none" w:sz="0" w:space="0" w:color="auto"/>
        <w:bottom w:val="none" w:sz="0" w:space="0" w:color="auto"/>
        <w:right w:val="none" w:sz="0" w:space="0" w:color="auto"/>
      </w:divBdr>
    </w:div>
    <w:div w:id="1929339571">
      <w:bodyDiv w:val="1"/>
      <w:marLeft w:val="0"/>
      <w:marRight w:val="0"/>
      <w:marTop w:val="0"/>
      <w:marBottom w:val="0"/>
      <w:divBdr>
        <w:top w:val="none" w:sz="0" w:space="0" w:color="auto"/>
        <w:left w:val="none" w:sz="0" w:space="0" w:color="auto"/>
        <w:bottom w:val="none" w:sz="0" w:space="0" w:color="auto"/>
        <w:right w:val="none" w:sz="0" w:space="0" w:color="auto"/>
      </w:divBdr>
    </w:div>
    <w:div w:id="1964388725">
      <w:bodyDiv w:val="1"/>
      <w:marLeft w:val="0"/>
      <w:marRight w:val="0"/>
      <w:marTop w:val="0"/>
      <w:marBottom w:val="0"/>
      <w:divBdr>
        <w:top w:val="none" w:sz="0" w:space="0" w:color="auto"/>
        <w:left w:val="none" w:sz="0" w:space="0" w:color="auto"/>
        <w:bottom w:val="none" w:sz="0" w:space="0" w:color="auto"/>
        <w:right w:val="none" w:sz="0" w:space="0" w:color="auto"/>
      </w:divBdr>
    </w:div>
    <w:div w:id="1979337374">
      <w:bodyDiv w:val="1"/>
      <w:marLeft w:val="0"/>
      <w:marRight w:val="0"/>
      <w:marTop w:val="0"/>
      <w:marBottom w:val="0"/>
      <w:divBdr>
        <w:top w:val="none" w:sz="0" w:space="0" w:color="auto"/>
        <w:left w:val="none" w:sz="0" w:space="0" w:color="auto"/>
        <w:bottom w:val="none" w:sz="0" w:space="0" w:color="auto"/>
        <w:right w:val="none" w:sz="0" w:space="0" w:color="auto"/>
      </w:divBdr>
    </w:div>
    <w:div w:id="2062904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psdpr.org/index.php/apsdpr/article/view/873/1727?"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1205-024-03435-3?utm_source=chatgpt.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apsdpr.org/index.php/apsdpr/article/view/873/1727?utm_source"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20https://www.coursera.org/articles/data-analytic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mckinsey.com/industries/electric-power-and-natural-gas/our-insights/the-power-and-gas-blog/how-to-use-analytics-to-improve-water-asset-management?utm_source"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ALX26</b:Tag>
    <b:SourceType>InternetSite</b:SourceType>
    <b:Guid>{5BFB879D-EB0A-487B-A05C-AD9F57A8FC35}</b:Guid>
    <b:Title>ALX Africa</b:Title>
    <b:Year>2026</b:Year>
    <b:Author>
      <b:Author>
        <b:NameList>
          <b:Person>
            <b:Last>Africa</b:Last>
            <b:First>ALX</b:First>
          </b:Person>
        </b:NameList>
      </b:Author>
    </b:Author>
    <b:InternetSiteTitle>ehub.alxafrica</b:InternetSiteTitle>
    <b:Month>May</b:Month>
    <b:Day>11</b:Day>
    <b:URL>https://ehub.alxafrica.com/</b:URL>
    <b:RefOrder>4</b:RefOrder>
  </b:Source>
  <b:Source>
    <b:Tag>Aqu26</b:Tag>
    <b:SourceType>InternetSite</b:SourceType>
    <b:Guid>{CAED2FEB-E38E-4D6F-8F7A-0F93532E4EA7}</b:Guid>
    <b:Author>
      <b:Author>
        <b:NameList>
          <b:Person>
            <b:Last>Informatics</b:Last>
            <b:First>Aquatic</b:First>
          </b:Person>
        </b:NameList>
      </b:Author>
    </b:Author>
    <b:Title>Aquarius</b:Title>
    <b:InternetSiteTitle>Acquatic Informatics</b:InternetSiteTitle>
    <b:Year>2026</b:Year>
    <b:Month>May</b:Month>
    <b:Day>11</b:Day>
    <b:URL>https://aquaticinformatics.com/products/aquarius-environmental-water-data-management/</b:URL>
    <b:RefOrder>2</b:RefOrder>
  </b:Source>
  <b:Source>
    <b:Tag>FuG23</b:Tag>
    <b:SourceType>JournalArticle</b:SourceType>
    <b:Guid>{EFC38511-2668-431F-A7AB-6E56CB509DD9}</b:Guid>
    <b:Title>https://www.cambridge.org/core/journals/cambridge-prisms-water/article/artificial-intelligence-underpins-urban-water-infrastructure-of-the-future-a-holistic-perspective/921C016E2BD7BD7E2F48B89A01EC7B02</b:Title>
    <b:Year>2023</b:Year>
    <b:Author>
      <b:Author>
        <b:NameList>
          <b:Person>
            <b:Last>Fu</b:Last>
            <b:First>Guangtao</b:First>
            <b:Middle>and Sun, Siao and Hoang, Lan and Yuan, Zhiguo and Butler, David</b:Middle>
          </b:Person>
        </b:NameList>
      </b:Author>
    </b:Author>
    <b:JournalName>Cambridge Prisms: Water</b:JournalName>
    <b:Pages>e14</b:Pages>
    <b:RefOrder>5</b:RefOrder>
  </b:Source>
  <b:Source>
    <b:Tag>Dav89</b:Tag>
    <b:SourceType>JournalArticle</b:SourceType>
    <b:Guid>{7C08258C-8DA0-4D02-A114-D603A3D02C95}</b:Guid>
    <b:Author>
      <b:Author>
        <b:NameList>
          <b:Person>
            <b:Last>Davis</b:Last>
            <b:First>Fred</b:First>
            <b:Middle>D</b:Middle>
          </b:Person>
        </b:NameList>
      </b:Author>
    </b:Author>
    <b:Title>Perceived usefulness, perceived ease of use, and user acceptance of information technology</b:Title>
    <b:JournalName>MIS quarterly</b:JournalName>
    <b:Year>1989</b:Year>
    <b:Pages>314 - -340</b:Pages>
    <b:RefOrder>6</b:RefOrder>
  </b:Source>
  <b:Source>
    <b:Tag>Jai25</b:Tag>
    <b:SourceType>JournalArticle</b:SourceType>
    <b:Guid>{770D50C9-77DD-4B35-9D04-0110B1E6A01D}</b:Guid>
    <b:Author>
      <b:Author>
        <b:NameList>
          <b:Person>
            <b:Last>Jain</b:Last>
            <b:First>Rajashree</b:First>
            <b:Middle>and Sharma, Sarika and Setlur, Deepthi and Bajaj, Aditya and Parekh, Dhwani</b:Middle>
          </b:Person>
        </b:NameList>
      </b:Author>
    </b:Author>
    <b:Title>Adoption Intention of Technology-Based Water Generation and Management Through W-TAM</b:Title>
    <b:JournalName>Nature Environment and Pollution Technology</b:JournalName>
    <b:Year>2025</b:Year>
    <b:Pages>1--10</b:Pages>
    <b:RefOrder>7</b:RefOrder>
  </b:Source>
  <b:Source>
    <b:Tag>Kul25</b:Tag>
    <b:SourceType>JournalArticle</b:SourceType>
    <b:Guid>{DB434D8F-E3D1-41FC-88E6-1963846B60F9}</b:Guid>
    <b:Author>
      <b:Author>
        <b:NameList>
          <b:Person>
            <b:Last>Kulkarni</b:Last>
            <b:First>V.,</b:First>
            <b:Middle>&amp; Patel, S.</b:Middle>
          </b:Person>
        </b:NameList>
      </b:Author>
    </b:Author>
    <b:Title>Predictive modelling for groundwater detection and management using AI and ML</b:Title>
    <b:JournalName>International Journal of Novel Research and Development</b:JournalName>
    <b:Year>2025</b:Year>
    <b:Pages>10(1), 442–456.</b:Pages>
    <b:RefOrder>8</b:RefOrder>
  </b:Source>
  <b:Source>
    <b:Tag>Mal20</b:Tag>
    <b:SourceType>JournalArticle</b:SourceType>
    <b:Guid>{E7336D14-0CE8-4F5B-AD10-2A6B2D342AE4}</b:Guid>
    <b:Author>
      <b:Author>
        <b:NameList>
          <b:Person>
            <b:Last>Malima</b:Last>
            <b:First>R.</b:First>
          </b:Person>
        </b:NameList>
      </b:Author>
    </b:Author>
    <b:Title>Sustainability challenges of rural water infrastructure in developing countries.</b:Title>
    <b:JournalName>African Journal of Public Sector Development</b:JournalName>
    <b:Year>2020</b:Year>
    <b:Pages>5(2), 45–59.</b:Pages>
    <b:RefOrder>9</b:RefOrder>
  </b:Source>
  <b:Source>
    <b:Tag>McK23</b:Tag>
    <b:SourceType>JournalArticle</b:SourceType>
    <b:Guid>{1E56AAA9-6C28-4DC1-ABF1-BC8A5B22AC02}</b:Guid>
    <b:Author>
      <b:Author>
        <b:NameList>
          <b:Person>
            <b:Last>Company</b:Last>
            <b:First>McKinsey</b:First>
            <b:Middle>&amp;</b:Middle>
          </b:Person>
        </b:NameList>
      </b:Author>
    </b:Author>
    <b:Title>Using analytics to improve water asset management</b:Title>
    <b:JournalName>McKinsey &amp; Company</b:JournalName>
    <b:Year>2023</b:Year>
    <b:RefOrder>10</b:RefOrder>
  </b:Source>
  <b:Source>
    <b:Tag>Moh21</b:Tag>
    <b:SourceType>JournalArticle</b:SourceType>
    <b:Guid>{B3A8BDE2-4F0B-4E39-B109-5F57AE170E7F}</b:Guid>
    <b:Title>Systems approach to water management</b:Title>
    <b:JournalName>Policy Center for the New South</b:JournalName>
    <b:Year>2021</b:Year>
    <b:Author>
      <b:Author>
        <b:NameList>
          <b:Person>
            <b:Last>Mohtar</b:Last>
            <b:First>R.</b:First>
            <b:Middle>H.</b:Middle>
          </b:Person>
        </b:NameList>
      </b:Author>
    </b:Author>
    <b:InternetSiteTitle>Policy Center</b:InternetSiteTitle>
    <b:Month>May</b:Month>
    <b:Day>11</b:Day>
    <b:URL> https://www.policycenter.ma/publications/systems-approach-water-management</b:URL>
    <b:RefOrder>11</b:RefOrder>
  </b:Source>
  <b:Source>
    <b:Tag>Ped11</b:Tag>
    <b:SourceType>JournalArticle</b:SourceType>
    <b:Guid>{DB28A93F-B0B9-4107-B421-56F2312395E0}</b:Guid>
    <b:Author>
      <b:Author>
        <b:NameList>
          <b:Person>
            <b:Last>Pedregosa</b:Last>
            <b:First>F.,</b:First>
            <b:Middle>Varoquaux, G., Gramfort, A., Michel, V., Thirion, B., Grisel, O., Blondel, M., Prettenhofer, P., Weiss, R., Dubourg, V., Vanderplas, J., Passos, A., Cournapeau, D., Brucher, M., Perrot, M., &amp; Duchesnay, E.</b:Middle>
          </b:Person>
        </b:NameList>
      </b:Author>
    </b:Author>
    <b:Title>Scikit-learn: Machine learning in Python </b:Title>
    <b:JournalName>Journal of Machine Learning Research</b:JournalName>
    <b:Year>2011</b:Year>
    <b:Pages>2825 -2830</b:Pages>
    <b:RefOrder>12</b:RefOrder>
  </b:Source>
  <b:Source>
    <b:Tag>Sen99</b:Tag>
    <b:SourceType>JournalArticle</b:SourceType>
    <b:Guid>{B59C0DEF-F18F-4B13-8CB5-95F47306CD47}</b:Guid>
    <b:Author>
      <b:Author>
        <b:NameList>
          <b:Person>
            <b:Last>Sen</b:Last>
            <b:First>A.</b:First>
          </b:Person>
        </b:NameList>
      </b:Author>
    </b:Author>
    <b:Title> Development as freedom</b:Title>
    <b:JournalName>Oxford University Press</b:JournalName>
    <b:Year>1999</b:Year>
    <b:RefOrder>13</b:RefOrder>
  </b:Source>
  <b:Source>
    <b:Tag>UNI23</b:Tag>
    <b:SourceType>JournalArticle</b:SourceType>
    <b:Guid>{FC982D57-34BE-4EB7-A22E-80ABDA715250}</b:Guid>
    <b:Author>
      <b:Author>
        <b:NameList>
          <b:Person>
            <b:Last>Organization</b:Last>
            <b:First>UNICEF</b:First>
            <b:Middle>&amp; World Health</b:Middle>
          </b:Person>
        </b:NameList>
      </b:Author>
    </b:Author>
    <b:Title>Joint monitoring programme for water supply, sanitation and hygiene (JMP)</b:Title>
    <b:JournalName>WHO/UNICEF.</b:JournalName>
    <b:Year>2023</b:Year>
    <b:RefOrder>3</b:RefOrder>
  </b:Source>
  <b:Source>
    <b:Tag>Vas26</b:Tag>
    <b:SourceType>InternetSite</b:SourceType>
    <b:Guid>{9A8B7DC3-E481-4FFE-8BB1-A5F79DBEF629}</b:Guid>
    <b:Author>
      <b:Author>
        <b:NameList>
          <b:Person>
            <b:Last>(n.d.).</b:Last>
            <b:First>Vassar</b:First>
            <b:Middle>Labs.</b:Middle>
          </b:Person>
        </b:NameList>
      </b:Author>
    </b:Author>
    <b:Title>Unified water management </b:Title>
    <b:Year>2026</b:Year>
    <b:InternetSiteTitle>aquaWISE</b:InternetSiteTitle>
    <b:Month>May</b:Month>
    <b:Day>11</b:Day>
    <b:URL>https://vassarlabs.com/unified-water-management</b:URL>
    <b:RefOrder>1</b:RefOrder>
  </b:Source>
  <b:Source>
    <b:Tag>Vel25</b:Tag>
    <b:SourceType>JournalArticle</b:SourceType>
    <b:Guid>{FA7935D3-AC22-45DB-90AB-10153C25F15E}</b:Guid>
    <b:Author>
      <b:Author>
        <b:NameList>
          <b:Person>
            <b:Last>Velasquez</b:Last>
            <b:First>R.,</b:First>
            <b:Middle>&amp; Lopez, M.</b:Middle>
          </b:Person>
        </b:NameList>
      </b:Author>
    </b:Author>
    <b:Title> Intelligent optimisation of rural water infrastructure through big data and predictive models</b:Title>
    <b:Year>2025</b:Year>
    <b:JournalName> Revistas UNSM</b:JournalName>
    <b:Pages>12(1), 88–102.</b:Pages>
    <b:RefOrder>14</b:RefOrder>
  </b:Source>
</b:Sources>
</file>

<file path=customXml/itemProps1.xml><?xml version="1.0" encoding="utf-8"?>
<ds:datastoreItem xmlns:ds="http://schemas.openxmlformats.org/officeDocument/2006/customXml" ds:itemID="{695BFFBE-1058-403B-B04B-9B8CE63CC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58</Pages>
  <Words>9547</Words>
  <Characters>54423</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oluoch rachel</cp:lastModifiedBy>
  <cp:revision>13</cp:revision>
  <cp:lastPrinted>2026-05-11T07:12:00Z</cp:lastPrinted>
  <dcterms:created xsi:type="dcterms:W3CDTF">2026-05-12T17:29:00Z</dcterms:created>
  <dcterms:modified xsi:type="dcterms:W3CDTF">2026-05-14T08:35:00Z</dcterms:modified>
</cp:coreProperties>
</file>